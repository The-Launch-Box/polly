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8478F" w:rsidR="00D46B0D" w:rsidP="00B8478F" w:rsidRDefault="00FA0AE5" w14:paraId="3535D0D2" w14:textId="3BC4DB9E">
      <w:pPr>
        <w:pStyle w:val="Title"/>
      </w:pPr>
      <w:proofErr w:type="spellStart"/>
      <w:r>
        <w:t>Vescape</w:t>
      </w:r>
      <w:proofErr w:type="spellEnd"/>
      <w:r>
        <w:t xml:space="preserve"> Labs</w:t>
      </w:r>
      <w:r w:rsidRPr="00B8478F" w:rsidR="00981881">
        <w:t xml:space="preserve"> Website Content</w:t>
      </w:r>
    </w:p>
    <w:p w:rsidR="00D46B0D" w:rsidRDefault="004B0906" w14:paraId="6C98D53D" w14:textId="59BB09AE">
      <w:pPr>
        <w:pStyle w:val="Subtitle"/>
      </w:pPr>
      <w:r>
        <w:rPr>
          <w:b/>
        </w:rPr>
        <w:t>Page:</w:t>
      </w:r>
      <w:r>
        <w:t xml:space="preserve"> </w:t>
      </w:r>
      <w:r w:rsidR="00981881">
        <w:t>Interim Splash Page</w:t>
      </w:r>
    </w:p>
    <w:p w:rsidR="00D46B0D" w:rsidRDefault="00D46B0D" w14:paraId="3E3973E8" w14:textId="77777777">
      <w:pPr>
        <w:spacing w:line="240" w:lineRule="auto"/>
        <w:rPr>
          <w:rFonts w:ascii="Calibri" w:hAnsi="Calibri"/>
        </w:rPr>
      </w:pPr>
    </w:p>
    <w:tbl>
      <w:tblPr>
        <w:tblStyle w:val="a2"/>
        <w:tblW w:w="935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600" w:firstRow="0" w:lastRow="0" w:firstColumn="0" w:lastColumn="0" w:noHBand="1" w:noVBand="1"/>
      </w:tblPr>
      <w:tblGrid>
        <w:gridCol w:w="2245"/>
        <w:gridCol w:w="7105"/>
      </w:tblGrid>
      <w:tr w:rsidR="00D46B0D" w:rsidTr="73B890F9" w14:paraId="3BC95A90" w14:textId="77777777">
        <w:tc>
          <w:tcPr>
            <w:tcW w:w="2245" w:type="dxa"/>
            <w:tcMar/>
          </w:tcPr>
          <w:p w:rsidR="00D46B0D" w:rsidP="009332B3" w:rsidRDefault="00981881" w14:paraId="3D2050BE" w14:textId="4D021FEB">
            <w:pPr>
              <w:pStyle w:val="InstructionLabel"/>
            </w:pPr>
            <w:r>
              <w:t>Intro</w:t>
            </w:r>
          </w:p>
          <w:p w:rsidR="00D46B0D" w:rsidP="009332B3" w:rsidRDefault="004B0906" w14:paraId="1BC64B1D" w14:textId="75089013">
            <w:pPr>
              <w:pStyle w:val="InstructionDescription"/>
            </w:pPr>
            <w:r>
              <w:t>(Head</w:t>
            </w:r>
            <w:r w:rsidR="00981881">
              <w:t>line</w:t>
            </w:r>
            <w:r>
              <w:t xml:space="preserve"> and 1-2 paragraphs)</w:t>
            </w:r>
          </w:p>
          <w:p w:rsidR="00D46B0D" w:rsidP="009332B3" w:rsidRDefault="0073559D" w14:paraId="213C52F5" w14:textId="46AD7913">
            <w:pPr>
              <w:pStyle w:val="InstructionDescription"/>
            </w:pPr>
            <w:r>
              <w:t>Who are we and what makes us different?</w:t>
            </w:r>
          </w:p>
        </w:tc>
        <w:tc>
          <w:tcPr>
            <w:tcW w:w="7105" w:type="dxa"/>
            <w:tcMar/>
          </w:tcPr>
          <w:p w:rsidRPr="00723F5B" w:rsidR="00D46B0D" w:rsidP="1218928A" w:rsidRDefault="00591147" w14:paraId="21279084" w14:textId="129366B2">
            <w:pPr>
              <w:rPr>
                <w:rFonts w:eastAsia="Source Sans Pro" w:cstheme="minorBidi"/>
                <w:b/>
                <w:bCs/>
                <w:sz w:val="32"/>
                <w:szCs w:val="32"/>
              </w:rPr>
            </w:pPr>
            <w:r>
              <w:rPr>
                <w:rFonts w:eastAsia="Source Sans Pro" w:cstheme="minorBidi"/>
                <w:b/>
                <w:bCs/>
                <w:sz w:val="32"/>
                <w:szCs w:val="32"/>
              </w:rPr>
              <w:t>Turbo-</w:t>
            </w:r>
            <w:r w:rsidR="00197F11">
              <w:rPr>
                <w:rFonts w:eastAsia="Source Sans Pro" w:cstheme="minorBidi"/>
                <w:b/>
                <w:bCs/>
                <w:sz w:val="32"/>
                <w:szCs w:val="32"/>
              </w:rPr>
              <w:t>C</w:t>
            </w:r>
            <w:r>
              <w:rPr>
                <w:rFonts w:eastAsia="Source Sans Pro" w:cstheme="minorBidi"/>
                <w:b/>
                <w:bCs/>
                <w:sz w:val="32"/>
                <w:szCs w:val="32"/>
              </w:rPr>
              <w:t xml:space="preserve">harge </w:t>
            </w:r>
            <w:r w:rsidR="00197F11">
              <w:rPr>
                <w:rFonts w:eastAsia="Source Sans Pro" w:cstheme="minorBidi"/>
                <w:b/>
                <w:bCs/>
                <w:sz w:val="32"/>
                <w:szCs w:val="32"/>
              </w:rPr>
              <w:t>Y</w:t>
            </w:r>
            <w:r>
              <w:rPr>
                <w:rFonts w:eastAsia="Source Sans Pro" w:cstheme="minorBidi"/>
                <w:b/>
                <w:bCs/>
                <w:sz w:val="32"/>
                <w:szCs w:val="32"/>
              </w:rPr>
              <w:t xml:space="preserve">our </w:t>
            </w:r>
            <w:r w:rsidR="00197F11">
              <w:rPr>
                <w:rFonts w:eastAsia="Source Sans Pro" w:cstheme="minorBidi"/>
                <w:b/>
                <w:bCs/>
                <w:sz w:val="32"/>
                <w:szCs w:val="32"/>
              </w:rPr>
              <w:t>C</w:t>
            </w:r>
            <w:r>
              <w:rPr>
                <w:rFonts w:eastAsia="Source Sans Pro" w:cstheme="minorBidi"/>
                <w:b/>
                <w:bCs/>
                <w:sz w:val="32"/>
                <w:szCs w:val="32"/>
              </w:rPr>
              <w:t xml:space="preserve">loud </w:t>
            </w:r>
            <w:r w:rsidR="00197F11">
              <w:rPr>
                <w:rFonts w:eastAsia="Source Sans Pro" w:cstheme="minorBidi"/>
                <w:b/>
                <w:bCs/>
                <w:sz w:val="32"/>
                <w:szCs w:val="32"/>
              </w:rPr>
              <w:t>I</w:t>
            </w:r>
            <w:r>
              <w:rPr>
                <w:rFonts w:eastAsia="Source Sans Pro" w:cstheme="minorBidi"/>
                <w:b/>
                <w:bCs/>
                <w:sz w:val="32"/>
                <w:szCs w:val="32"/>
              </w:rPr>
              <w:t>nitiatives</w:t>
            </w:r>
          </w:p>
          <w:p w:rsidR="1218928A" w:rsidP="1218928A" w:rsidRDefault="1218928A" w14:paraId="7CAC6E35" w14:textId="136920E0">
            <w:pPr>
              <w:rPr>
                <w:rFonts w:ascii="Roboto" w:hAnsi="Roboto"/>
                <w:b/>
                <w:bCs/>
              </w:rPr>
            </w:pPr>
          </w:p>
          <w:p w:rsidRPr="00591147" w:rsidR="00591147" w:rsidP="00591147" w:rsidRDefault="00591147" w14:paraId="7CA6F7FD" w14:textId="6993C82C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Roboto" w:hAnsi="Roboto"/>
                <w:b/>
                <w:bCs/>
                <w:sz w:val="24"/>
                <w:szCs w:val="24"/>
              </w:rPr>
              <w:t>VEscape</w:t>
            </w:r>
            <w:proofErr w:type="spellEnd"/>
            <w:r>
              <w:rPr>
                <w:rFonts w:ascii="Roboto" w:hAnsi="Roboto"/>
                <w:b/>
                <w:bCs/>
                <w:sz w:val="24"/>
                <w:szCs w:val="24"/>
              </w:rPr>
              <w:t xml:space="preserve"> Labs</w:t>
            </w:r>
            <w:r w:rsidRPr="1218928A" w:rsidR="1218928A">
              <w:rPr>
                <w:rFonts w:ascii="Roboto" w:hAnsi="Roboto"/>
                <w:b/>
                <w:bCs/>
                <w:sz w:val="24"/>
                <w:szCs w:val="24"/>
              </w:rPr>
              <w:t xml:space="preserve"> </w:t>
            </w:r>
            <w:r w:rsidRPr="00591147">
              <w:rPr>
                <w:rFonts w:ascii="Roboto" w:hAnsi="Roboto"/>
                <w:b/>
                <w:bCs/>
                <w:sz w:val="24"/>
                <w:szCs w:val="24"/>
              </w:rPr>
              <w:t>is a technical development firm specialized in cloud technologies.​</w:t>
            </w:r>
          </w:p>
          <w:p w:rsidRPr="00591147" w:rsidR="00591147" w:rsidP="00591147" w:rsidRDefault="00591147" w14:paraId="2C8497C7" w14:textId="77777777">
            <w:pPr>
              <w:rPr>
                <w:rFonts w:ascii="Roboto" w:hAnsi="Roboto"/>
                <w:b/>
                <w:bCs/>
                <w:sz w:val="24"/>
                <w:szCs w:val="24"/>
              </w:rPr>
            </w:pPr>
          </w:p>
          <w:p w:rsidRPr="00591147" w:rsidR="00591147" w:rsidP="00591147" w:rsidRDefault="00591147" w14:paraId="75BF724D" w14:textId="77777777">
            <w:pPr>
              <w:rPr>
                <w:rFonts w:ascii="Roboto" w:hAnsi="Roboto"/>
                <w:sz w:val="24"/>
                <w:szCs w:val="24"/>
              </w:rPr>
            </w:pPr>
            <w:r w:rsidRPr="00591147">
              <w:rPr>
                <w:rFonts w:ascii="Roboto" w:hAnsi="Roboto"/>
                <w:sz w:val="24"/>
                <w:szCs w:val="24"/>
              </w:rPr>
              <w:t>We connect top talent with firms seeking rapid growth and acceleration, turbo-charging their development teams to help them meet strategic goals. ​</w:t>
            </w:r>
          </w:p>
          <w:p w:rsidRPr="00591147" w:rsidR="00591147" w:rsidP="00591147" w:rsidRDefault="00591147" w14:paraId="4C90D8FA" w14:textId="77777777">
            <w:pPr>
              <w:rPr>
                <w:rFonts w:ascii="Roboto" w:hAnsi="Roboto"/>
                <w:sz w:val="24"/>
                <w:szCs w:val="24"/>
              </w:rPr>
            </w:pPr>
          </w:p>
          <w:p w:rsidRPr="00723F5B" w:rsidR="0077759A" w:rsidP="00591147" w:rsidRDefault="00591147" w14:paraId="36CB996A" w14:textId="6BE0C2F6">
            <w:pPr>
              <w:rPr>
                <w:rFonts w:eastAsia="Source Sans Pro" w:cstheme="minorHAnsi"/>
                <w:b/>
                <w:bCs/>
                <w:i/>
                <w:highlight w:val="yellow"/>
              </w:rPr>
            </w:pPr>
            <w:r w:rsidRPr="00591147">
              <w:rPr>
                <w:rFonts w:ascii="Roboto" w:hAnsi="Roboto"/>
                <w:sz w:val="24"/>
                <w:szCs w:val="24"/>
              </w:rPr>
              <w:t>We are a magnet and incubator for top talent, offering comprehensive training programs, a unique hands-on mentorship structure, and an entrepreneurial culture.</w:t>
            </w:r>
            <w:r w:rsidRPr="00591147">
              <w:rPr>
                <w:rFonts w:ascii="Roboto" w:hAnsi="Roboto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981881" w:rsidTr="73B890F9" w14:paraId="63567821" w14:textId="77777777">
        <w:tc>
          <w:tcPr>
            <w:tcW w:w="2245" w:type="dxa"/>
            <w:tcMar/>
          </w:tcPr>
          <w:p w:rsidR="00981881" w:rsidP="009332B3" w:rsidRDefault="00541777" w14:paraId="2F162A7D" w14:textId="69106592">
            <w:pPr>
              <w:pStyle w:val="InstructionLabel"/>
            </w:pPr>
            <w:r>
              <w:t>OUR APPROACH</w:t>
            </w:r>
          </w:p>
          <w:p w:rsidR="0077759A" w:rsidP="0077759A" w:rsidRDefault="0077759A" w14:paraId="0068BCA7" w14:textId="77777777">
            <w:pPr>
              <w:pStyle w:val="InstructionDescription"/>
            </w:pPr>
            <w:r>
              <w:t>(Headline and 1-2 paragraphs)</w:t>
            </w:r>
          </w:p>
          <w:p w:rsidRPr="0077759A" w:rsidR="0077759A" w:rsidP="0077759A" w:rsidRDefault="0073559D" w14:paraId="7A70955E" w14:textId="25752550">
            <w:pPr>
              <w:pStyle w:val="InstructionDescription"/>
            </w:pPr>
            <w:r>
              <w:t>What do we do and what difference do we make for companies and teams?</w:t>
            </w:r>
          </w:p>
        </w:tc>
        <w:tc>
          <w:tcPr>
            <w:tcW w:w="7105" w:type="dxa"/>
            <w:tcMar/>
          </w:tcPr>
          <w:p w:rsidR="00717AE3" w:rsidP="0C639622" w:rsidRDefault="00717AE3" w14:paraId="4991B6FC" w14:textId="3D763813">
            <w:pPr>
              <w:rPr>
                <w:rFonts w:cstheme="minorBidi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theme="minorBidi"/>
                <w:b/>
                <w:bCs/>
                <w:color w:val="000000"/>
                <w:sz w:val="28"/>
                <w:szCs w:val="28"/>
              </w:rPr>
              <w:t>Game Changing Talent for Strategic Growth</w:t>
            </w:r>
          </w:p>
          <w:p w:rsidR="00717AE3" w:rsidP="00717AE3" w:rsidRDefault="00717AE3" w14:paraId="7B51F5FC" w14:textId="7E46924C">
            <w:pPr>
              <w:rPr>
                <w:rFonts w:cstheme="minorBidi"/>
                <w:color w:val="000000"/>
              </w:rPr>
            </w:pPr>
            <w:proofErr w:type="spellStart"/>
            <w:r w:rsidRPr="00717AE3">
              <w:rPr>
                <w:rFonts w:cstheme="minorBidi"/>
                <w:color w:val="000000"/>
              </w:rPr>
              <w:t>VEscape</w:t>
            </w:r>
            <w:proofErr w:type="spellEnd"/>
            <w:r w:rsidRPr="00717AE3">
              <w:rPr>
                <w:rFonts w:cstheme="minorBidi"/>
                <w:color w:val="000000"/>
              </w:rPr>
              <w:t xml:space="preserve"> Labs </w:t>
            </w:r>
            <w:r w:rsidRPr="00717AE3">
              <w:rPr>
                <w:rFonts w:cstheme="minorBidi"/>
                <w:color w:val="000000"/>
              </w:rPr>
              <w:t xml:space="preserve">is a strategic enabler of rapid growth and results – both for </w:t>
            </w:r>
            <w:r w:rsidR="00CC792F">
              <w:rPr>
                <w:rFonts w:cstheme="minorBidi"/>
                <w:color w:val="000000"/>
              </w:rPr>
              <w:t xml:space="preserve">our </w:t>
            </w:r>
            <w:r w:rsidRPr="00717AE3">
              <w:rPr>
                <w:rFonts w:cstheme="minorBidi"/>
                <w:color w:val="000000"/>
              </w:rPr>
              <w:t>technical talent and the software firms we serve.​</w:t>
            </w:r>
            <w:r w:rsidR="00CC792F">
              <w:rPr>
                <w:rFonts w:cstheme="minorBidi"/>
                <w:color w:val="000000"/>
              </w:rPr>
              <w:t xml:space="preserve"> </w:t>
            </w:r>
          </w:p>
          <w:p w:rsidR="00717AE3" w:rsidP="00717AE3" w:rsidRDefault="00717AE3" w14:paraId="1FECAB2D" w14:textId="556F9DA3">
            <w:pPr>
              <w:rPr>
                <w:rFonts w:cstheme="minorBidi"/>
                <w:color w:val="00000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205"/>
              <w:gridCol w:w="540"/>
              <w:gridCol w:w="3120"/>
            </w:tblGrid>
            <w:tr w:rsidR="00717AE3" w:rsidTr="00717AE3" w14:paraId="3020CDAA" w14:textId="77777777">
              <w:tc>
                <w:tcPr>
                  <w:tcW w:w="3205" w:type="dxa"/>
                </w:tcPr>
                <w:p w:rsidR="00717AE3" w:rsidP="00717AE3" w:rsidRDefault="00717AE3" w14:paraId="314C82F1" w14:textId="66AC0E48">
                  <w:pPr>
                    <w:rPr>
                      <w:rFonts w:cstheme="minorBidi"/>
                      <w:color w:val="000000"/>
                    </w:rPr>
                  </w:pPr>
                  <w:r>
                    <w:rPr>
                      <w:rFonts w:cstheme="minorBidi"/>
                      <w:b/>
                      <w:bCs/>
                      <w:color w:val="000000"/>
                      <w:sz w:val="28"/>
                      <w:szCs w:val="28"/>
                    </w:rPr>
                    <w:t>Talent-First Approach</w:t>
                  </w:r>
                </w:p>
              </w:tc>
              <w:tc>
                <w:tcPr>
                  <w:tcW w:w="540" w:type="dxa"/>
                </w:tcPr>
                <w:p w:rsidRPr="00717AE3" w:rsidR="00717AE3" w:rsidP="00717AE3" w:rsidRDefault="00717AE3" w14:paraId="5F48258D" w14:textId="71ACBC9D">
                  <w:pPr>
                    <w:jc w:val="center"/>
                    <w:rPr>
                      <w:rFonts w:cstheme="minorBidi"/>
                      <w:b/>
                      <w:bCs/>
                      <w:color w:val="000000"/>
                    </w:rPr>
                  </w:pPr>
                  <w:r w:rsidRPr="00717AE3">
                    <w:rPr>
                      <w:rFonts w:cstheme="minorBidi"/>
                      <w:b/>
                      <w:bCs/>
                      <w:color w:val="000000"/>
                      <w:sz w:val="28"/>
                      <w:szCs w:val="28"/>
                    </w:rPr>
                    <w:t>+</w:t>
                  </w:r>
                </w:p>
              </w:tc>
              <w:tc>
                <w:tcPr>
                  <w:tcW w:w="3120" w:type="dxa"/>
                </w:tcPr>
                <w:p w:rsidRPr="00CC792F" w:rsidR="00717AE3" w:rsidP="00717AE3" w:rsidRDefault="00CC792F" w14:paraId="6DD56F6E" w14:textId="247572D8">
                  <w:pPr>
                    <w:rPr>
                      <w:rFonts w:cstheme="minorBidi"/>
                      <w:b/>
                      <w:bCs/>
                      <w:color w:val="000000"/>
                    </w:rPr>
                  </w:pPr>
                  <w:r w:rsidRPr="00CC792F">
                    <w:rPr>
                      <w:rFonts w:cstheme="minorBidi"/>
                      <w:b/>
                      <w:bCs/>
                      <w:color w:val="000000"/>
                      <w:sz w:val="28"/>
                      <w:szCs w:val="28"/>
                    </w:rPr>
                    <w:t xml:space="preserve">Accelerated Results </w:t>
                  </w:r>
                </w:p>
              </w:tc>
            </w:tr>
            <w:tr w:rsidR="00717AE3" w:rsidTr="00717AE3" w14:paraId="0778928E" w14:textId="77777777">
              <w:tc>
                <w:tcPr>
                  <w:tcW w:w="3205" w:type="dxa"/>
                </w:tcPr>
                <w:p w:rsidR="00CC792F" w:rsidP="00CC792F" w:rsidRDefault="00636A1C" w14:paraId="500B5347" w14:textId="3FFD94E9">
                  <w:pPr>
                    <w:rPr>
                      <w:rFonts w:cstheme="minorBidi"/>
                      <w:color w:val="000000"/>
                    </w:rPr>
                  </w:pPr>
                  <w:r>
                    <w:rPr>
                      <w:rFonts w:cstheme="minorBidi"/>
                      <w:color w:val="000000"/>
                    </w:rPr>
                    <w:t xml:space="preserve">Achieve escape velocity in your career. </w:t>
                  </w:r>
                  <w:r w:rsidRPr="00CC792F" w:rsidR="00CC792F">
                    <w:rPr>
                      <w:rFonts w:cstheme="minorBidi"/>
                      <w:color w:val="000000"/>
                    </w:rPr>
                    <w:t xml:space="preserve">As an experienced team of technical leaders, we know that great technical talent </w:t>
                  </w:r>
                  <w:r w:rsidR="00541777">
                    <w:rPr>
                      <w:rFonts w:cstheme="minorBidi"/>
                      <w:color w:val="000000"/>
                    </w:rPr>
                    <w:t>is nurtured with</w:t>
                  </w:r>
                  <w:r w:rsidRPr="00CC792F" w:rsidR="00CC792F">
                    <w:rPr>
                      <w:rFonts w:cstheme="minorBidi"/>
                      <w:color w:val="000000"/>
                    </w:rPr>
                    <w:t xml:space="preserve"> a combination of continuous learning</w:t>
                  </w:r>
                  <w:r w:rsidR="00197F11">
                    <w:rPr>
                      <w:rFonts w:cstheme="minorBidi"/>
                      <w:color w:val="000000"/>
                    </w:rPr>
                    <w:t xml:space="preserve">, </w:t>
                  </w:r>
                  <w:r w:rsidRPr="00CC792F" w:rsidR="00CC792F">
                    <w:rPr>
                      <w:rFonts w:cstheme="minorBidi"/>
                      <w:color w:val="000000"/>
                    </w:rPr>
                    <w:t>mentorship</w:t>
                  </w:r>
                  <w:r w:rsidR="00197F11">
                    <w:rPr>
                      <w:rFonts w:cstheme="minorBidi"/>
                      <w:color w:val="000000"/>
                    </w:rPr>
                    <w:t>, and interesting work experiences</w:t>
                  </w:r>
                  <w:r w:rsidRPr="00CC792F" w:rsidR="00CC792F">
                    <w:rPr>
                      <w:rFonts w:cstheme="minorBidi"/>
                      <w:color w:val="000000"/>
                    </w:rPr>
                    <w:t xml:space="preserve">. </w:t>
                  </w:r>
                </w:p>
                <w:p w:rsidR="00CC792F" w:rsidP="00CC792F" w:rsidRDefault="00CC792F" w14:paraId="103BB9FA" w14:textId="77777777">
                  <w:pPr>
                    <w:rPr>
                      <w:rFonts w:cstheme="minorBidi"/>
                      <w:color w:val="000000"/>
                    </w:rPr>
                  </w:pPr>
                </w:p>
                <w:p w:rsidR="00CC792F" w:rsidP="00CC792F" w:rsidRDefault="00CC792F" w14:paraId="687C2D35" w14:textId="5D869CD7">
                  <w:pPr>
                    <w:rPr>
                      <w:rFonts w:cstheme="minorBidi"/>
                      <w:color w:val="000000"/>
                    </w:rPr>
                  </w:pPr>
                  <w:r w:rsidRPr="00CC792F">
                    <w:rPr>
                      <w:rFonts w:cstheme="minorBidi"/>
                      <w:color w:val="000000"/>
                    </w:rPr>
                    <w:t>We value team members from diverse backgrounds, with the growth mindset to build new things, think differently, and never stop learning.</w:t>
                  </w:r>
                </w:p>
                <w:p w:rsidRPr="00717AE3" w:rsidR="00CC792F" w:rsidP="00CC792F" w:rsidRDefault="00CC792F" w14:paraId="576B6CC4" w14:textId="77777777">
                  <w:pPr>
                    <w:rPr>
                      <w:rFonts w:cstheme="minorBidi"/>
                      <w:color w:val="000000"/>
                    </w:rPr>
                  </w:pPr>
                </w:p>
                <w:p w:rsidR="00717AE3" w:rsidP="00CC792F" w:rsidRDefault="00717AE3" w14:paraId="757ED297" w14:textId="53121F48">
                  <w:pPr>
                    <w:rPr>
                      <w:rFonts w:cstheme="minorBidi"/>
                      <w:color w:val="000000"/>
                    </w:rPr>
                  </w:pPr>
                  <w:r w:rsidRPr="00717AE3">
                    <w:rPr>
                      <w:rFonts w:cstheme="minorBidi"/>
                      <w:color w:val="000000"/>
                    </w:rPr>
                    <w:t xml:space="preserve">Our strong culture and values encourage long-term commitment from our team, which means more stability and less turnover for </w:t>
                  </w:r>
                  <w:r>
                    <w:rPr>
                      <w:rFonts w:cstheme="minorBidi"/>
                      <w:color w:val="000000"/>
                    </w:rPr>
                    <w:t>the companies we serve.</w:t>
                  </w:r>
                </w:p>
              </w:tc>
              <w:tc>
                <w:tcPr>
                  <w:tcW w:w="540" w:type="dxa"/>
                </w:tcPr>
                <w:p w:rsidR="00717AE3" w:rsidP="00717AE3" w:rsidRDefault="00717AE3" w14:paraId="1D61D0E9" w14:textId="77777777">
                  <w:pPr>
                    <w:rPr>
                      <w:rFonts w:cstheme="minorBidi"/>
                      <w:color w:val="000000"/>
                    </w:rPr>
                  </w:pPr>
                </w:p>
              </w:tc>
              <w:tc>
                <w:tcPr>
                  <w:tcW w:w="3120" w:type="dxa"/>
                </w:tcPr>
                <w:p w:rsidR="00717AE3" w:rsidP="00717AE3" w:rsidRDefault="00CC792F" w14:paraId="55A33B87" w14:textId="6E1C9B56">
                  <w:pPr>
                    <w:rPr>
                      <w:rFonts w:cstheme="minorBidi"/>
                      <w:color w:val="000000"/>
                    </w:rPr>
                  </w:pPr>
                  <w:r w:rsidRPr="00CC792F">
                    <w:rPr>
                      <w:rFonts w:cstheme="minorBidi"/>
                      <w:color w:val="000000"/>
                    </w:rPr>
                    <w:t xml:space="preserve">We are focused on outcomes. We partner with our clients, offering top talent and a flexible approach to achieve measurable, long-term results for </w:t>
                  </w:r>
                  <w:r w:rsidR="00541777">
                    <w:rPr>
                      <w:rFonts w:cstheme="minorBidi"/>
                      <w:color w:val="000000"/>
                    </w:rPr>
                    <w:t>your</w:t>
                  </w:r>
                  <w:r w:rsidRPr="00CC792F">
                    <w:rPr>
                      <w:rFonts w:cstheme="minorBidi"/>
                      <w:color w:val="000000"/>
                    </w:rPr>
                    <w:t xml:space="preserve"> most strategic cloud initiatives.</w:t>
                  </w:r>
                </w:p>
                <w:p w:rsidR="00CC792F" w:rsidP="00717AE3" w:rsidRDefault="00CC792F" w14:paraId="25CBF0CA" w14:textId="77777777">
                  <w:pPr>
                    <w:rPr>
                      <w:rFonts w:cstheme="minorBidi"/>
                      <w:color w:val="000000"/>
                    </w:rPr>
                  </w:pPr>
                </w:p>
                <w:p w:rsidRPr="00CC792F" w:rsidR="00CC792F" w:rsidP="00CC792F" w:rsidRDefault="00CC792F" w14:paraId="792B08F2" w14:textId="288B41E7">
                  <w:pPr>
                    <w:rPr>
                      <w:rFonts w:cstheme="minorBidi"/>
                      <w:color w:val="000000"/>
                    </w:rPr>
                  </w:pPr>
                  <w:r w:rsidRPr="00CC792F">
                    <w:rPr>
                      <w:rFonts w:cstheme="minorBidi"/>
                      <w:color w:val="000000"/>
                    </w:rPr>
                    <w:t>Our established networks remove the barriers to top talent across the Latin America region who are fluent in English and in sync with your time zone​</w:t>
                  </w:r>
                  <w:r>
                    <w:rPr>
                      <w:rFonts w:cstheme="minorBidi"/>
                      <w:color w:val="000000"/>
                    </w:rPr>
                    <w:t>.</w:t>
                  </w:r>
                </w:p>
                <w:p w:rsidRPr="00CC792F" w:rsidR="00CC792F" w:rsidP="00CC792F" w:rsidRDefault="00CC792F" w14:paraId="0303375C" w14:textId="77777777">
                  <w:pPr>
                    <w:rPr>
                      <w:rFonts w:cstheme="minorBidi"/>
                      <w:color w:val="000000"/>
                    </w:rPr>
                  </w:pPr>
                </w:p>
                <w:p w:rsidR="00CC792F" w:rsidP="00CC792F" w:rsidRDefault="00CC792F" w14:paraId="4C983D68" w14:textId="016C0780">
                  <w:pPr>
                    <w:rPr>
                      <w:rFonts w:cstheme="minorBidi"/>
                      <w:color w:val="000000"/>
                    </w:rPr>
                  </w:pPr>
                  <w:r w:rsidRPr="00CC792F">
                    <w:rPr>
                      <w:rFonts w:cstheme="minorBidi"/>
                      <w:color w:val="000000"/>
                    </w:rPr>
                    <w:t xml:space="preserve">Our flexible engagements and strategic focus </w:t>
                  </w:r>
                  <w:proofErr w:type="gramStart"/>
                  <w:r w:rsidRPr="00CC792F">
                    <w:rPr>
                      <w:rFonts w:cstheme="minorBidi"/>
                      <w:color w:val="000000"/>
                    </w:rPr>
                    <w:t>means</w:t>
                  </w:r>
                  <w:proofErr w:type="gramEnd"/>
                  <w:r w:rsidRPr="00CC792F">
                    <w:rPr>
                      <w:rFonts w:cstheme="minorBidi"/>
                      <w:color w:val="000000"/>
                    </w:rPr>
                    <w:t xml:space="preserve"> we collaborate with you to create custom solutions designed to drive measurable top and bottom line business benefits</w:t>
                  </w:r>
                  <w:r>
                    <w:rPr>
                      <w:rFonts w:cstheme="minorBidi"/>
                      <w:color w:val="000000"/>
                    </w:rPr>
                    <w:t>.</w:t>
                  </w:r>
                </w:p>
              </w:tc>
            </w:tr>
          </w:tbl>
          <w:p w:rsidRPr="00723F5B" w:rsidR="00592980" w:rsidP="0C639622" w:rsidRDefault="00592980" w14:paraId="4C1F2EE2" w14:textId="14BFB655">
            <w:pPr>
              <w:rPr>
                <w:rFonts w:ascii="Roboto" w:hAnsi="Roboto"/>
                <w:color w:val="000000"/>
                <w:highlight w:val="yellow"/>
                <w:lang w:val="en-US"/>
              </w:rPr>
            </w:pPr>
          </w:p>
        </w:tc>
      </w:tr>
      <w:tr w:rsidR="00717AE3" w:rsidTr="73B890F9" w14:paraId="50E79EA6" w14:textId="77777777">
        <w:tc>
          <w:tcPr>
            <w:tcW w:w="2245" w:type="dxa"/>
            <w:tcMar/>
          </w:tcPr>
          <w:p w:rsidR="00717AE3" w:rsidP="009332B3" w:rsidRDefault="00541777" w14:paraId="360FEDB0" w14:textId="7EC67E42">
            <w:pPr>
              <w:pStyle w:val="InstructionLabel"/>
            </w:pPr>
            <w:r>
              <w:t>OUR SERVICES</w:t>
            </w:r>
          </w:p>
        </w:tc>
        <w:tc>
          <w:tcPr>
            <w:tcW w:w="7105" w:type="dxa"/>
            <w:tcMar/>
          </w:tcPr>
          <w:p w:rsidRPr="00723F5B" w:rsidR="00717AE3" w:rsidP="00717AE3" w:rsidRDefault="00717AE3" w14:paraId="7666777A" w14:textId="77777777">
            <w:pPr>
              <w:rPr>
                <w:rFonts w:ascii="Roboto" w:hAnsi="Roboto" w:cstheme="minorBid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C639622">
              <w:rPr>
                <w:rFonts w:ascii="Roboto" w:hAnsi="Roboto" w:cstheme="minorBidi"/>
                <w:b/>
                <w:bCs/>
                <w:color w:val="000000"/>
                <w:sz w:val="28"/>
                <w:szCs w:val="28"/>
                <w:lang w:val="en-US"/>
              </w:rPr>
              <w:t>Our Services</w:t>
            </w:r>
          </w:p>
          <w:p w:rsidRPr="00717AE3" w:rsidR="00717AE3" w:rsidP="4267F4C8" w:rsidRDefault="00717AE3" w14:paraId="5265FA69" w14:textId="3C6E385C">
            <w:pPr>
              <w:pStyle w:val="Normal"/>
              <w:spacing w:line="276" w:lineRule="auto"/>
              <w:rPr>
                <w:rFonts w:cs="" w:cstheme="minorBidi"/>
                <w:color w:val="000000"/>
              </w:rPr>
            </w:pPr>
            <w:r w:rsidRPr="4267F4C8" w:rsidR="4267F4C8">
              <w:rPr>
                <w:rFonts w:cs="" w:cstheme="minorBidi"/>
                <w:color w:val="000000"/>
                <w:lang w:val="en-US"/>
              </w:rPr>
              <w:t>Our cloud-native experts support our clients on their important technology initiatives providing the following services:</w:t>
            </w:r>
            <w:proofErr w:type="gramStart"/>
            <w:proofErr w:type="gramEnd"/>
          </w:p>
          <w:p w:rsidRPr="00717AE3" w:rsidR="00717AE3" w:rsidP="4267F4C8" w:rsidRDefault="00717AE3" w14:paraId="5E89BC9E" w14:textId="6E3281BB">
            <w:pPr>
              <w:pStyle w:val="Normal"/>
              <w:spacing w:line="276" w:lineRule="auto"/>
              <w:rPr>
                <w:rFonts w:cs="" w:cstheme="minorBidi"/>
                <w:color w:val="000000"/>
                <w:lang w:val="en-US"/>
              </w:rPr>
            </w:pPr>
            <w:r w:rsidRPr="4267F4C8" w:rsidR="4267F4C8">
              <w:rPr>
                <w:rFonts w:cs="" w:cstheme="minorBidi"/>
                <w:color w:val="000000"/>
                <w:lang w:val="en-US"/>
              </w:rPr>
              <w:t xml:space="preserve"> </w:t>
            </w:r>
          </w:p>
          <w:p w:rsidRPr="00717AE3" w:rsidR="00717AE3" w:rsidP="4267F4C8" w:rsidRDefault="00717AE3" w14:paraId="52238664" w14:textId="2D45ED22">
            <w:pPr>
              <w:pStyle w:val="Normal"/>
              <w:spacing w:line="276" w:lineRule="auto"/>
              <w:rPr>
                <w:rFonts w:cs="" w:cstheme="minorBidi"/>
                <w:b w:val="1"/>
                <w:bCs w:val="1"/>
                <w:color w:val="000000"/>
                <w:lang w:val="en-US"/>
                <w:rPrChange w:author="Amy Kenly" w:date="2022-11-21T13:54:47.302Z" w:id="1823209397">
                  <w:rPr>
                    <w:rFonts w:cs="" w:cstheme="minorBidi"/>
                    <w:color w:val="000000"/>
                    <w:lang w:val="en-US"/>
                  </w:rPr>
                </w:rPrChange>
              </w:rPr>
            </w:pPr>
            <w:r w:rsidRPr="4267F4C8" w:rsidR="4267F4C8">
              <w:rPr>
                <w:rFonts w:cs="" w:cstheme="minorBidi"/>
                <w:b w:val="1"/>
                <w:bCs w:val="1"/>
                <w:color w:val="000000"/>
                <w:lang w:val="en-US"/>
                <w:rPrChange w:author="Amy Kenly" w:date="2022-11-21T13:54:47.3Z" w:id="239546053">
                  <w:rPr>
                    <w:rFonts w:cs="" w:cstheme="minorBidi"/>
                    <w:color w:val="000000"/>
                    <w:lang w:val="en-US"/>
                  </w:rPr>
                </w:rPrChange>
              </w:rPr>
              <w:t xml:space="preserve">Cloud Services </w:t>
            </w:r>
          </w:p>
          <w:p w:rsidRPr="00717AE3" w:rsidR="00717AE3" w:rsidP="73B890F9" w:rsidRDefault="00717AE3" w14:paraId="41199AF1" w14:textId="56B54B4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 xml:space="preserve">Migration </w:t>
            </w:r>
          </w:p>
          <w:p w:rsidRPr="00717AE3" w:rsidR="00717AE3" w:rsidP="4267F4C8" w:rsidRDefault="00717AE3" w14:paraId="4C9729DA" w14:textId="53C2805C">
            <w:pPr>
              <w:pStyle w:val="Normal"/>
              <w:spacing w:line="276" w:lineRule="auto"/>
              <w:ind w:left="0"/>
              <w:rPr>
                <w:rFonts w:ascii="Roboto" w:hAnsi="Roboto" w:eastAsia="Calibri" w:cs="Calibri"/>
                <w:color w:val="000000"/>
                <w:lang w:val="en-US"/>
              </w:rPr>
            </w:pPr>
            <w:r w:rsidRPr="4267F4C8" w:rsidR="4267F4C8">
              <w:rPr>
                <w:rFonts w:cs="" w:cstheme="minorBidi"/>
                <w:color w:val="000000"/>
                <w:lang w:val="en-US"/>
              </w:rPr>
              <w:t>Description under development</w:t>
            </w:r>
          </w:p>
          <w:p w:rsidRPr="00717AE3" w:rsidR="00717AE3" w:rsidP="73B890F9" w:rsidRDefault="00717AE3" w14:paraId="26F1CE1B" w14:textId="66D1A7A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 xml:space="preserve">Optimization </w:t>
            </w:r>
          </w:p>
          <w:p w:rsidRPr="00717AE3" w:rsidR="00717AE3" w:rsidP="73B890F9" w:rsidRDefault="00717AE3" w14:paraId="53093146" w14:textId="665098B5">
            <w:pPr>
              <w:pStyle w:val="Normal"/>
              <w:spacing w:line="276" w:lineRule="auto"/>
              <w:ind w:left="0"/>
              <w:rPr>
                <w:rFonts w:ascii="Roboto" w:hAnsi="Roboto" w:eastAsia="Calibri" w:cs="Calibri"/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>Description under development</w:t>
            </w:r>
          </w:p>
          <w:p w:rsidRPr="00717AE3" w:rsidR="00717AE3" w:rsidP="73B890F9" w:rsidRDefault="00717AE3" w14:paraId="488D3829" w14:textId="1D4ECB5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>Management</w:t>
            </w:r>
          </w:p>
          <w:p w:rsidRPr="00717AE3" w:rsidR="00717AE3" w:rsidP="73B890F9" w:rsidRDefault="00717AE3" w14:paraId="7CEEC187" w14:textId="7D4EAED7">
            <w:pPr>
              <w:pStyle w:val="Normal"/>
              <w:spacing w:line="276" w:lineRule="auto"/>
              <w:ind w:left="0"/>
              <w:rPr>
                <w:rFonts w:ascii="Roboto" w:hAnsi="Roboto" w:eastAsia="Calibri" w:cs="Calibri"/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>Description under development</w:t>
            </w:r>
          </w:p>
          <w:p w:rsidRPr="00717AE3" w:rsidR="00717AE3" w:rsidP="73B890F9" w:rsidRDefault="00717AE3" w14:paraId="7F0FBB1D" w14:textId="00F447A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>Automation</w:t>
            </w:r>
          </w:p>
          <w:p w:rsidRPr="00717AE3" w:rsidR="00717AE3" w:rsidP="73B890F9" w:rsidRDefault="00717AE3" w14:paraId="3FE9719A" w14:textId="7DD8C756">
            <w:pPr>
              <w:pStyle w:val="Normal"/>
              <w:spacing w:line="276" w:lineRule="auto"/>
              <w:ind w:left="0"/>
              <w:rPr>
                <w:rFonts w:ascii="Roboto" w:hAnsi="Roboto" w:eastAsia="Calibri" w:cs="Calibri"/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>Description under development</w:t>
            </w:r>
          </w:p>
          <w:p w:rsidRPr="00717AE3" w:rsidR="00717AE3" w:rsidP="4267F4C8" w:rsidRDefault="00717AE3" w14:paraId="4B1E2AC4" w14:textId="4C8B8976">
            <w:pPr>
              <w:pStyle w:val="Normal"/>
              <w:spacing w:line="276" w:lineRule="auto"/>
              <w:rPr>
                <w:rFonts w:cs="" w:cstheme="minorBidi"/>
                <w:color w:val="000000"/>
                <w:lang w:val="en-US"/>
              </w:rPr>
            </w:pPr>
            <w:r w:rsidRPr="4267F4C8" w:rsidR="4267F4C8">
              <w:rPr>
                <w:rFonts w:cs="" w:cstheme="minorBidi"/>
                <w:color w:val="000000"/>
                <w:lang w:val="en-US"/>
              </w:rPr>
              <w:t xml:space="preserve"> </w:t>
            </w:r>
          </w:p>
          <w:p w:rsidRPr="00717AE3" w:rsidR="00717AE3" w:rsidP="4267F4C8" w:rsidRDefault="00717AE3" w14:paraId="09991308" w14:textId="0D530AF3">
            <w:pPr>
              <w:pStyle w:val="Normal"/>
              <w:spacing w:line="276" w:lineRule="auto"/>
              <w:rPr>
                <w:rFonts w:cs="" w:cstheme="minorBidi"/>
                <w:b w:val="1"/>
                <w:bCs w:val="1"/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b w:val="1"/>
                <w:bCs w:val="1"/>
                <w:color w:val="000000"/>
                <w:lang w:val="en-US"/>
              </w:rPr>
              <w:t xml:space="preserve">Application Development Services </w:t>
            </w:r>
          </w:p>
          <w:p w:rsidRPr="00717AE3" w:rsidR="00717AE3" w:rsidP="73B890F9" w:rsidRDefault="00717AE3" w14:paraId="5F2EE71F" w14:textId="7FA6E962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 xml:space="preserve">Refactoring &amp; modernization </w:t>
            </w:r>
          </w:p>
          <w:p w:rsidRPr="00717AE3" w:rsidR="00717AE3" w:rsidP="73B890F9" w:rsidRDefault="00717AE3" w14:paraId="6DA2439C" w14:textId="17AA94B8">
            <w:pPr>
              <w:pStyle w:val="Normal"/>
              <w:spacing w:line="276" w:lineRule="auto"/>
              <w:ind w:left="0"/>
              <w:rPr>
                <w:rFonts w:ascii="Roboto" w:hAnsi="Roboto" w:eastAsia="Calibri" w:cs="Calibri"/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>Description under development</w:t>
            </w:r>
          </w:p>
          <w:p w:rsidRPr="00717AE3" w:rsidR="00717AE3" w:rsidP="73B890F9" w:rsidRDefault="00717AE3" w14:paraId="1C955B69" w14:textId="5119490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 xml:space="preserve">App Architecture </w:t>
            </w:r>
          </w:p>
          <w:p w:rsidRPr="00717AE3" w:rsidR="00717AE3" w:rsidP="73B890F9" w:rsidRDefault="00717AE3" w14:paraId="0C3D392C" w14:textId="646EA4E7">
            <w:pPr>
              <w:pStyle w:val="Normal"/>
              <w:spacing w:line="276" w:lineRule="auto"/>
              <w:ind w:left="0"/>
              <w:rPr>
                <w:rFonts w:ascii="Roboto" w:hAnsi="Roboto" w:eastAsia="Calibri" w:cs="Calibri"/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>Description under development</w:t>
            </w:r>
          </w:p>
          <w:p w:rsidRPr="00717AE3" w:rsidR="00717AE3" w:rsidP="73B890F9" w:rsidRDefault="00717AE3" w14:paraId="741B66FF" w14:textId="176179A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 xml:space="preserve">App development </w:t>
            </w:r>
          </w:p>
          <w:p w:rsidRPr="00717AE3" w:rsidR="00717AE3" w:rsidP="73B890F9" w:rsidRDefault="00717AE3" w14:paraId="5E8E80AD" w14:textId="070F847E">
            <w:pPr>
              <w:pStyle w:val="Normal"/>
              <w:spacing w:line="276" w:lineRule="auto"/>
              <w:ind w:left="0"/>
              <w:rPr>
                <w:rFonts w:ascii="Roboto" w:hAnsi="Roboto" w:eastAsia="Calibri" w:cs="Calibri"/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>Description under development</w:t>
            </w:r>
          </w:p>
          <w:p w:rsidRPr="00717AE3" w:rsidR="00717AE3" w:rsidP="4267F4C8" w:rsidRDefault="00717AE3" w14:paraId="4CFA8154" w14:textId="3D29F34A">
            <w:pPr>
              <w:pStyle w:val="Normal"/>
              <w:spacing w:line="276" w:lineRule="auto"/>
              <w:rPr>
                <w:rFonts w:cs="" w:cstheme="minorBidi"/>
                <w:color w:val="000000"/>
                <w:lang w:val="en-US"/>
              </w:rPr>
            </w:pPr>
            <w:r w:rsidRPr="4267F4C8" w:rsidR="4267F4C8">
              <w:rPr>
                <w:rFonts w:cs="" w:cstheme="minorBidi"/>
                <w:color w:val="000000"/>
                <w:lang w:val="en-US"/>
              </w:rPr>
              <w:t xml:space="preserve"> </w:t>
            </w:r>
          </w:p>
          <w:p w:rsidRPr="00717AE3" w:rsidR="00717AE3" w:rsidP="4267F4C8" w:rsidRDefault="00717AE3" w14:paraId="51B1C569" w14:textId="36D2DDA3">
            <w:pPr>
              <w:pStyle w:val="Normal"/>
              <w:spacing w:line="276" w:lineRule="auto"/>
              <w:rPr>
                <w:rFonts w:cs="" w:cstheme="minorBidi"/>
                <w:b w:val="1"/>
                <w:bCs w:val="1"/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b w:val="1"/>
                <w:bCs w:val="1"/>
                <w:color w:val="000000"/>
                <w:lang w:val="en-US"/>
              </w:rPr>
              <w:t xml:space="preserve">Data Management Services </w:t>
            </w:r>
          </w:p>
          <w:p w:rsidRPr="00717AE3" w:rsidR="00717AE3" w:rsidP="73B890F9" w:rsidRDefault="00717AE3" w14:paraId="327C78FA" w14:textId="5E69275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 xml:space="preserve">Data Engineering &amp; Management </w:t>
            </w:r>
          </w:p>
          <w:p w:rsidRPr="00717AE3" w:rsidR="00717AE3" w:rsidP="73B890F9" w:rsidRDefault="00717AE3" w14:paraId="39822296" w14:textId="61810AC5">
            <w:pPr>
              <w:pStyle w:val="Normal"/>
              <w:spacing w:line="276" w:lineRule="auto"/>
              <w:ind w:left="0"/>
              <w:rPr>
                <w:rFonts w:ascii="Roboto" w:hAnsi="Roboto" w:eastAsia="Calibri" w:cs="Calibri"/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>Description under development</w:t>
            </w:r>
          </w:p>
          <w:p w:rsidRPr="00717AE3" w:rsidR="00717AE3" w:rsidP="73B890F9" w:rsidRDefault="00717AE3" w14:paraId="2E7C0005" w14:textId="39DAB907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 xml:space="preserve">Data pipeline architecture &amp; Analytics </w:t>
            </w:r>
          </w:p>
          <w:p w:rsidRPr="00717AE3" w:rsidR="00717AE3" w:rsidP="73B890F9" w:rsidRDefault="00717AE3" w14:paraId="76D719A1" w14:textId="7C7D9DA0">
            <w:pPr>
              <w:pStyle w:val="Normal"/>
              <w:spacing w:line="276" w:lineRule="auto"/>
              <w:ind w:left="0"/>
              <w:rPr>
                <w:rFonts w:ascii="Roboto" w:hAnsi="Roboto" w:eastAsia="Calibri" w:cs="Calibri"/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>Description under development</w:t>
            </w:r>
          </w:p>
          <w:p w:rsidRPr="00717AE3" w:rsidR="00717AE3" w:rsidP="73B890F9" w:rsidRDefault="00717AE3" w14:paraId="5150F2B2" w14:textId="48D05AD0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>Machine learning and AIOps</w:t>
            </w:r>
          </w:p>
          <w:p w:rsidRPr="00717AE3" w:rsidR="00717AE3" w:rsidP="73B890F9" w:rsidRDefault="00717AE3" w14:paraId="2160F0C0" w14:textId="7F9373B8">
            <w:pPr>
              <w:pStyle w:val="Normal"/>
              <w:spacing w:line="276" w:lineRule="auto"/>
              <w:ind w:left="0"/>
              <w:rPr>
                <w:rFonts w:ascii="Roboto" w:hAnsi="Roboto" w:eastAsia="Calibri" w:cs="Calibri"/>
                <w:color w:val="000000"/>
                <w:lang w:val="en-US"/>
              </w:rPr>
            </w:pPr>
            <w:r w:rsidRPr="73B890F9" w:rsidR="73B890F9">
              <w:rPr>
                <w:rFonts w:cs="" w:cstheme="minorBidi"/>
                <w:color w:val="000000"/>
                <w:lang w:val="en-US"/>
              </w:rPr>
              <w:t>Description under development</w:t>
            </w:r>
          </w:p>
          <w:p w:rsidRPr="00717AE3" w:rsidR="00717AE3" w:rsidP="4267F4C8" w:rsidRDefault="00717AE3" w14:paraId="1C1E491D" w14:textId="2313C0A6">
            <w:pPr>
              <w:pStyle w:val="Normal"/>
              <w:spacing w:line="276" w:lineRule="auto"/>
              <w:rPr>
                <w:rFonts w:ascii="Roboto" w:hAnsi="Roboto" w:eastAsia="Calibri" w:cs="Calibri"/>
                <w:color w:val="000000"/>
                <w:lang w:val="en-US"/>
              </w:rPr>
            </w:pPr>
          </w:p>
        </w:tc>
      </w:tr>
      <w:tr w:rsidR="0077759A" w:rsidTr="73B890F9" w14:paraId="17A27EE7" w14:textId="77777777">
        <w:tc>
          <w:tcPr>
            <w:tcW w:w="2245" w:type="dxa"/>
            <w:tcMar/>
          </w:tcPr>
          <w:p w:rsidR="0077759A" w:rsidP="009332B3" w:rsidRDefault="00591147" w14:paraId="77CE538B" w14:textId="36653D23">
            <w:pPr>
              <w:pStyle w:val="InstructionLabel"/>
            </w:pPr>
            <w:r>
              <w:lastRenderedPageBreak/>
              <w:t>Differentiators</w:t>
            </w:r>
          </w:p>
          <w:p w:rsidR="00EF1F18" w:rsidP="00EF1F18" w:rsidRDefault="00EF1F18" w14:paraId="4168007E" w14:textId="77777777">
            <w:pPr>
              <w:pStyle w:val="InstructionDescription"/>
            </w:pPr>
            <w:r>
              <w:t>(Headline and 1-2 paragraphs)</w:t>
            </w:r>
          </w:p>
          <w:p w:rsidRPr="00EF1F18" w:rsidR="00EF1F18" w:rsidP="00EF1F18" w:rsidRDefault="00591147" w14:paraId="373A681E" w14:textId="34EBA885">
            <w:pPr>
              <w:pStyle w:val="InstructionDescription"/>
            </w:pPr>
            <w:r>
              <w:t>How is it different working with us?</w:t>
            </w:r>
          </w:p>
        </w:tc>
        <w:tc>
          <w:tcPr>
            <w:tcW w:w="7105" w:type="dxa"/>
            <w:tcMar/>
          </w:tcPr>
          <w:p w:rsidR="0061286A" w:rsidP="16DBD97A" w:rsidRDefault="008C0222" w14:paraId="606B9130" w14:textId="2E48FFEA">
            <w:pPr>
              <w:rPr>
                <w:rFonts w:cs="" w:cstheme="minorBidi"/>
                <w:b w:val="1"/>
                <w:bCs w:val="1"/>
                <w:color w:val="000000"/>
                <w:sz w:val="28"/>
                <w:szCs w:val="28"/>
              </w:rPr>
            </w:pPr>
            <w:r w:rsidRPr="16DBD97A" w:rsidR="16DBD97A">
              <w:rPr>
                <w:rFonts w:cs="" w:cstheme="minorBidi"/>
                <w:b w:val="1"/>
                <w:bCs w:val="1"/>
                <w:color w:val="000000"/>
                <w:sz w:val="28"/>
                <w:szCs w:val="28"/>
              </w:rPr>
              <w:t>Escape From the Usual</w:t>
            </w:r>
          </w:p>
          <w:p w:rsidR="00EF1F18" w:rsidP="16DBD97A" w:rsidRDefault="0061286A" w14:paraId="52CD15FB" w14:textId="1EAD945B">
            <w:pPr>
              <w:rPr>
                <w:rFonts w:cs="" w:cstheme="minorBidi"/>
                <w:color w:val="000000"/>
              </w:rPr>
            </w:pPr>
            <w:r w:rsidRPr="16DBD97A" w:rsidR="16DBD97A">
              <w:rPr>
                <w:rFonts w:cs="" w:cstheme="minorBidi"/>
                <w:color w:val="000000"/>
              </w:rPr>
              <w:t>It’s different working with us. We are a passionate team of technology professionals with a common set of core values that govern how we accelerate talent, serve clients and manage our firm.</w:t>
            </w:r>
          </w:p>
          <w:p w:rsidR="0061286A" w:rsidP="0061286A" w:rsidRDefault="0061286A" w14:paraId="13734EBF" w14:textId="77777777">
            <w:pPr>
              <w:rPr>
                <w:rFonts w:cstheme="minorBidi"/>
                <w:color w:val="00000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88"/>
              <w:gridCol w:w="2288"/>
              <w:gridCol w:w="2289"/>
            </w:tblGrid>
            <w:tr w:rsidR="0061286A" w:rsidTr="0061286A" w14:paraId="6BB780B4" w14:textId="77777777">
              <w:tc>
                <w:tcPr>
                  <w:tcW w:w="2288" w:type="dxa"/>
                </w:tcPr>
                <w:p w:rsidRPr="0061286A" w:rsidR="0061286A" w:rsidP="0061286A" w:rsidRDefault="0061286A" w14:paraId="21309800" w14:textId="77777777">
                  <w:pPr>
                    <w:rPr>
                      <w:rFonts w:eastAsia="Source Sans Pro" w:cstheme="minorBidi"/>
                      <w:b/>
                      <w:bCs/>
                    </w:rPr>
                  </w:pPr>
                  <w:r w:rsidRPr="0061286A">
                    <w:rPr>
                      <w:rFonts w:eastAsia="Source Sans Pro" w:cstheme="minorBidi"/>
                      <w:b/>
                      <w:bCs/>
                    </w:rPr>
                    <w:t>Unparalleled Growth​</w:t>
                  </w:r>
                </w:p>
                <w:p w:rsidRPr="0061286A" w:rsidR="0061286A" w:rsidP="0061286A" w:rsidRDefault="0061286A" w14:paraId="6043FF41" w14:textId="77777777">
                  <w:pPr>
                    <w:rPr>
                      <w:rFonts w:eastAsia="Source Sans Pro" w:cstheme="minorBidi"/>
                    </w:rPr>
                  </w:pPr>
                </w:p>
                <w:p w:rsidR="0061286A" w:rsidP="0061286A" w:rsidRDefault="0061286A" w14:paraId="32C38B24" w14:textId="2BA456DA">
                  <w:pPr>
                    <w:rPr>
                      <w:rFonts w:eastAsia="Source Sans Pro" w:cstheme="minorBidi"/>
                    </w:rPr>
                  </w:pPr>
                  <w:r w:rsidRPr="0061286A">
                    <w:rPr>
                      <w:rFonts w:eastAsia="Source Sans Pro" w:cstheme="minorBidi"/>
                    </w:rPr>
                    <w:t>We value a growth mindset. We believe that comprehensive training combined with a unique mentorship model incubates talent to maximize personal and professional development.</w:t>
                  </w:r>
                </w:p>
              </w:tc>
              <w:tc>
                <w:tcPr>
                  <w:tcW w:w="2288" w:type="dxa"/>
                </w:tcPr>
                <w:p w:rsidRPr="0061286A" w:rsidR="0061286A" w:rsidP="0061286A" w:rsidRDefault="0061286A" w14:paraId="09CD9D10" w14:textId="77777777">
                  <w:pPr>
                    <w:rPr>
                      <w:rFonts w:eastAsia="Source Sans Pro" w:cstheme="minorBidi"/>
                      <w:b/>
                      <w:bCs/>
                    </w:rPr>
                  </w:pPr>
                  <w:r w:rsidRPr="0061286A">
                    <w:rPr>
                      <w:rFonts w:eastAsia="Source Sans Pro" w:cstheme="minorBidi"/>
                      <w:b/>
                      <w:bCs/>
                    </w:rPr>
                    <w:t>Specialized Expertise​</w:t>
                  </w:r>
                </w:p>
                <w:p w:rsidRPr="0061286A" w:rsidR="0061286A" w:rsidP="0061286A" w:rsidRDefault="0061286A" w14:paraId="300F365F" w14:textId="77777777">
                  <w:pPr>
                    <w:rPr>
                      <w:rFonts w:eastAsia="Source Sans Pro" w:cstheme="minorBidi"/>
                    </w:rPr>
                  </w:pPr>
                </w:p>
                <w:p w:rsidR="0061286A" w:rsidP="0061286A" w:rsidRDefault="0061286A" w14:paraId="12BDAF4F" w14:textId="3E2D54DA">
                  <w:pPr>
                    <w:rPr>
                      <w:rFonts w:eastAsia="Source Sans Pro" w:cstheme="minorBidi"/>
                    </w:rPr>
                  </w:pPr>
                  <w:r w:rsidRPr="0061286A">
                    <w:rPr>
                      <w:rFonts w:eastAsia="Source Sans Pro" w:cstheme="minorBidi"/>
                    </w:rPr>
                    <w:t xml:space="preserve">Technology never stops evolving. We believe constant curiosity and learning is the only way to create unparalleled platform-specific experts. </w:t>
                  </w:r>
                  <w:r w:rsidR="008C0222">
                    <w:rPr>
                      <w:rFonts w:eastAsia="Source Sans Pro" w:cstheme="minorBidi"/>
                    </w:rPr>
                    <w:t>Deep expertise means</w:t>
                  </w:r>
                  <w:r w:rsidRPr="0061286A">
                    <w:rPr>
                      <w:rFonts w:eastAsia="Source Sans Pro" w:cstheme="minorBidi"/>
                    </w:rPr>
                    <w:t xml:space="preserve"> novel solutions, keeping our clients ahead of the curve.</w:t>
                  </w:r>
                </w:p>
              </w:tc>
              <w:tc>
                <w:tcPr>
                  <w:tcW w:w="2289" w:type="dxa"/>
                </w:tcPr>
                <w:p w:rsidRPr="0061286A" w:rsidR="0061286A" w:rsidP="0061286A" w:rsidRDefault="0061286A" w14:paraId="2A79C713" w14:textId="749E111B">
                  <w:pPr>
                    <w:rPr>
                      <w:rFonts w:eastAsia="Source Sans Pro" w:cstheme="minorBidi"/>
                      <w:b/>
                      <w:bCs/>
                    </w:rPr>
                  </w:pPr>
                  <w:r w:rsidRPr="0061286A">
                    <w:rPr>
                      <w:rFonts w:eastAsia="Source Sans Pro" w:cstheme="minorBidi"/>
                      <w:b/>
                      <w:bCs/>
                    </w:rPr>
                    <w:t>Outcome</w:t>
                  </w:r>
                  <w:r w:rsidR="008C0222">
                    <w:rPr>
                      <w:rFonts w:eastAsia="Source Sans Pro" w:cstheme="minorBidi"/>
                      <w:b/>
                      <w:bCs/>
                    </w:rPr>
                    <w:t>-</w:t>
                  </w:r>
                  <w:r w:rsidRPr="0061286A">
                    <w:rPr>
                      <w:rFonts w:eastAsia="Source Sans Pro" w:cstheme="minorBidi"/>
                      <w:b/>
                      <w:bCs/>
                    </w:rPr>
                    <w:t>Focused​</w:t>
                  </w:r>
                </w:p>
                <w:p w:rsidRPr="0061286A" w:rsidR="0061286A" w:rsidP="0061286A" w:rsidRDefault="0061286A" w14:paraId="1CD6FABF" w14:textId="77777777">
                  <w:pPr>
                    <w:rPr>
                      <w:rFonts w:eastAsia="Source Sans Pro" w:cstheme="minorBidi"/>
                    </w:rPr>
                  </w:pPr>
                </w:p>
                <w:p w:rsidR="0061286A" w:rsidP="0061286A" w:rsidRDefault="0061286A" w14:paraId="11FB2B44" w14:textId="2D69D88D">
                  <w:pPr>
                    <w:rPr>
                      <w:rFonts w:eastAsia="Source Sans Pro" w:cstheme="minorBidi"/>
                    </w:rPr>
                  </w:pPr>
                  <w:r w:rsidRPr="0061286A">
                    <w:rPr>
                      <w:rFonts w:eastAsia="Source Sans Pro" w:cstheme="minorBidi"/>
                    </w:rPr>
                    <w:t xml:space="preserve">Our flexible client relationships are strategic, not transactional. We are committed to and invested in rapid results and </w:t>
                  </w:r>
                  <w:r w:rsidRPr="0061286A" w:rsidR="008C0222">
                    <w:rPr>
                      <w:rFonts w:eastAsia="Source Sans Pro" w:cstheme="minorBidi"/>
                    </w:rPr>
                    <w:t>long-term</w:t>
                  </w:r>
                  <w:r w:rsidRPr="0061286A">
                    <w:rPr>
                      <w:rFonts w:eastAsia="Source Sans Pro" w:cstheme="minorBidi"/>
                    </w:rPr>
                    <w:t xml:space="preserve"> success.</w:t>
                  </w:r>
                </w:p>
              </w:tc>
            </w:tr>
            <w:tr w:rsidR="0061286A" w:rsidTr="0061286A" w14:paraId="473B6FE9" w14:textId="77777777">
              <w:tc>
                <w:tcPr>
                  <w:tcW w:w="2288" w:type="dxa"/>
                </w:tcPr>
                <w:p w:rsidRPr="0061286A" w:rsidR="0061286A" w:rsidP="0061286A" w:rsidRDefault="0061286A" w14:paraId="327097D8" w14:textId="1A26F8AD">
                  <w:pPr>
                    <w:rPr>
                      <w:rFonts w:eastAsia="Source Sans Pro" w:cstheme="minorBidi"/>
                      <w:b/>
                      <w:bCs/>
                    </w:rPr>
                  </w:pPr>
                  <w:r w:rsidRPr="0061286A">
                    <w:rPr>
                      <w:rFonts w:eastAsia="Source Sans Pro" w:cstheme="minorBidi"/>
                      <w:b/>
                      <w:bCs/>
                    </w:rPr>
                    <w:t>I</w:t>
                  </w:r>
                  <w:r w:rsidRPr="0061286A">
                    <w:rPr>
                      <w:rFonts w:eastAsia="Source Sans Pro" w:cstheme="minorBidi"/>
                      <w:b/>
                      <w:bCs/>
                    </w:rPr>
                    <w:t>ntegrity, Quality and Professionalism​</w:t>
                  </w:r>
                </w:p>
                <w:p w:rsidRPr="0061286A" w:rsidR="0061286A" w:rsidP="0061286A" w:rsidRDefault="0061286A" w14:paraId="247E0047" w14:textId="77777777">
                  <w:pPr>
                    <w:rPr>
                      <w:rFonts w:eastAsia="Source Sans Pro" w:cstheme="minorBidi"/>
                    </w:rPr>
                  </w:pPr>
                </w:p>
                <w:p w:rsidR="0061286A" w:rsidP="0061286A" w:rsidRDefault="0061286A" w14:paraId="79D171A6" w14:textId="10DD7039">
                  <w:pPr>
                    <w:rPr>
                      <w:rFonts w:eastAsia="Source Sans Pro" w:cstheme="minorBidi"/>
                    </w:rPr>
                  </w:pPr>
                  <w:r w:rsidRPr="0061286A">
                    <w:rPr>
                      <w:rFonts w:eastAsia="Source Sans Pro" w:cstheme="minorBidi"/>
                    </w:rPr>
                    <w:t>We are fiercely committed to serving our clients with flexibility, unquestioned integrity, and superior performance, from all levels of the organization.</w:t>
                  </w:r>
                </w:p>
              </w:tc>
              <w:tc>
                <w:tcPr>
                  <w:tcW w:w="2288" w:type="dxa"/>
                </w:tcPr>
                <w:p w:rsidRPr="0061286A" w:rsidR="0061286A" w:rsidP="0061286A" w:rsidRDefault="0061286A" w14:paraId="7FAE45F8" w14:textId="77777777">
                  <w:pPr>
                    <w:rPr>
                      <w:rFonts w:eastAsia="Source Sans Pro" w:cstheme="minorBidi"/>
                      <w:b/>
                      <w:bCs/>
                    </w:rPr>
                  </w:pPr>
                  <w:r w:rsidRPr="0061286A">
                    <w:rPr>
                      <w:rFonts w:eastAsia="Source Sans Pro" w:cstheme="minorBidi"/>
                      <w:b/>
                      <w:bCs/>
                    </w:rPr>
                    <w:t>Diverse Backgrounds Drive Better Results ​</w:t>
                  </w:r>
                </w:p>
                <w:p w:rsidRPr="0061286A" w:rsidR="0061286A" w:rsidP="0061286A" w:rsidRDefault="0061286A" w14:paraId="5BBF4590" w14:textId="77777777">
                  <w:pPr>
                    <w:rPr>
                      <w:rFonts w:eastAsia="Source Sans Pro" w:cstheme="minorBidi"/>
                    </w:rPr>
                  </w:pPr>
                </w:p>
                <w:p w:rsidR="0061286A" w:rsidP="0061286A" w:rsidRDefault="0061286A" w14:paraId="7301DBAC" w14:textId="2C9A2D92">
                  <w:pPr>
                    <w:rPr>
                      <w:rFonts w:eastAsia="Source Sans Pro" w:cstheme="minorBidi"/>
                    </w:rPr>
                  </w:pPr>
                  <w:r w:rsidRPr="0061286A">
                    <w:rPr>
                      <w:rFonts w:eastAsia="Source Sans Pro" w:cstheme="minorBidi"/>
                    </w:rPr>
                    <w:t xml:space="preserve">Diversity and inclusion at all levels </w:t>
                  </w:r>
                  <w:proofErr w:type="gramStart"/>
                  <w:r w:rsidRPr="0061286A">
                    <w:rPr>
                      <w:rFonts w:eastAsia="Source Sans Pro" w:cstheme="minorBidi"/>
                    </w:rPr>
                    <w:t>accelerates</w:t>
                  </w:r>
                  <w:proofErr w:type="gramEnd"/>
                  <w:r w:rsidRPr="0061286A">
                    <w:rPr>
                      <w:rFonts w:eastAsia="Source Sans Pro" w:cstheme="minorBidi"/>
                    </w:rPr>
                    <w:t xml:space="preserve"> growth and success through fresh perspectives and better decision making. We cultivate the conditions that nurture diverse mindsets.</w:t>
                  </w:r>
                </w:p>
              </w:tc>
              <w:tc>
                <w:tcPr>
                  <w:tcW w:w="2289" w:type="dxa"/>
                </w:tcPr>
                <w:p w:rsidRPr="0061286A" w:rsidR="0061286A" w:rsidP="0061286A" w:rsidRDefault="0061286A" w14:paraId="5F0223D7" w14:textId="77777777">
                  <w:pPr>
                    <w:rPr>
                      <w:rFonts w:eastAsia="Source Sans Pro" w:cstheme="minorBidi"/>
                      <w:b/>
                      <w:bCs/>
                    </w:rPr>
                  </w:pPr>
                  <w:r w:rsidRPr="0061286A">
                    <w:rPr>
                      <w:rFonts w:eastAsia="Source Sans Pro" w:cstheme="minorBidi"/>
                      <w:b/>
                      <w:bCs/>
                    </w:rPr>
                    <w:t>Creativity, Innovation and Entrepreneurship​</w:t>
                  </w:r>
                </w:p>
                <w:p w:rsidRPr="0061286A" w:rsidR="0061286A" w:rsidP="0061286A" w:rsidRDefault="0061286A" w14:paraId="7025E125" w14:textId="77777777">
                  <w:pPr>
                    <w:rPr>
                      <w:rFonts w:eastAsia="Source Sans Pro" w:cstheme="minorBidi"/>
                    </w:rPr>
                  </w:pPr>
                </w:p>
                <w:p w:rsidR="0061286A" w:rsidP="0061286A" w:rsidRDefault="0061286A" w14:paraId="295544C1" w14:textId="783B33D0">
                  <w:pPr>
                    <w:rPr>
                      <w:rFonts w:eastAsia="Source Sans Pro" w:cstheme="minorBidi"/>
                    </w:rPr>
                  </w:pPr>
                  <w:r w:rsidRPr="0061286A">
                    <w:rPr>
                      <w:rFonts w:eastAsia="Source Sans Pro" w:cstheme="minorBidi"/>
                    </w:rPr>
                    <w:t>We value critical thinking and creative problem solving. We trust our team with the space and freedom to innovate, developing exciting new solutions with an eye to the future.</w:t>
                  </w:r>
                </w:p>
              </w:tc>
            </w:tr>
          </w:tbl>
          <w:p w:rsidRPr="00723F5B" w:rsidR="0061286A" w:rsidP="0061286A" w:rsidRDefault="0061286A" w14:paraId="56B923E2" w14:textId="20D12B35">
            <w:pPr>
              <w:rPr>
                <w:rFonts w:eastAsia="Source Sans Pro" w:cstheme="minorBidi"/>
              </w:rPr>
            </w:pPr>
          </w:p>
        </w:tc>
      </w:tr>
      <w:tr w:rsidR="00EF1F18" w:rsidTr="73B890F9" w14:paraId="7F04C4CC" w14:textId="77777777">
        <w:tc>
          <w:tcPr>
            <w:tcW w:w="2245" w:type="dxa"/>
            <w:tcMar/>
          </w:tcPr>
          <w:p w:rsidR="00EF1F18" w:rsidP="00EF1F18" w:rsidRDefault="00EF1F18" w14:paraId="26D02ABF" w14:textId="77777777">
            <w:pPr>
              <w:pStyle w:val="InstructionLabel"/>
            </w:pPr>
            <w:r>
              <w:t>Call to Action</w:t>
            </w:r>
          </w:p>
          <w:p w:rsidRPr="00591147" w:rsidR="00591147" w:rsidP="00591147" w:rsidRDefault="00591147" w14:paraId="71DD14F9" w14:textId="2D780E9D">
            <w:pPr>
              <w:pStyle w:val="InstructionDescription"/>
            </w:pPr>
          </w:p>
        </w:tc>
        <w:tc>
          <w:tcPr>
            <w:tcW w:w="7105" w:type="dxa"/>
            <w:tcMar/>
          </w:tcPr>
          <w:p w:rsidRPr="008C0222" w:rsidR="00657181" w:rsidP="00657181" w:rsidRDefault="008C0222" w14:paraId="7913C7D7" w14:textId="65F06E52">
            <w:pPr>
              <w:pStyle w:val="pf0"/>
              <w:rPr>
                <w:rStyle w:val="cf01"/>
                <w:rFonts w:asciiTheme="minorHAnsi" w:hAnsiTheme="minorHAnsi"/>
                <w:b/>
                <w:bCs/>
                <w:sz w:val="28"/>
                <w:szCs w:val="28"/>
              </w:rPr>
            </w:pPr>
            <w:r w:rsidRPr="16DBD97A" w:rsidR="16DBD97A">
              <w:rPr>
                <w:rStyle w:val="cf01"/>
                <w:rFonts w:ascii="Roboto" w:hAnsi="Roboto" w:asciiTheme="minorAscii" w:hAnsiTheme="minorAscii"/>
                <w:b w:val="1"/>
                <w:bCs w:val="1"/>
                <w:sz w:val="28"/>
                <w:szCs w:val="28"/>
              </w:rPr>
              <w:t>Find Your Escape Velocity</w:t>
            </w:r>
          </w:p>
          <w:p w:rsidRPr="008C0222" w:rsidR="008C0222" w:rsidP="16DBD97A" w:rsidRDefault="008C0222" w14:paraId="7617E1DC" w14:textId="26F260CC">
            <w:pPr>
              <w:pStyle w:val="pf0"/>
              <w:rPr>
                <w:ins w:author="Amy Kenly" w:date="2022-11-21T13:57:27.412Z" w:id="277383553"/>
                <w:rFonts w:ascii="Roboto" w:hAnsi="Roboto" w:cs="Arial" w:asciiTheme="minorAscii" w:hAnsiTheme="minorAscii"/>
                <w:b w:val="1"/>
                <w:bCs w:val="1"/>
                <w:sz w:val="20"/>
                <w:szCs w:val="20"/>
              </w:rPr>
            </w:pPr>
            <w:r w:rsidRPr="73B890F9" w:rsidR="73B890F9">
              <w:rPr>
                <w:rFonts w:ascii="Roboto" w:hAnsi="Roboto" w:cs="Arial" w:asciiTheme="minorAscii" w:hAnsiTheme="minorAscii"/>
                <w:b w:val="1"/>
                <w:bCs w:val="1"/>
                <w:sz w:val="20"/>
                <w:szCs w:val="20"/>
              </w:rPr>
              <w:t>Turbo-Charge Your Cloud Initiatives</w:t>
            </w:r>
            <w:r>
              <w:br/>
            </w:r>
            <w:r w:rsidRPr="73B890F9" w:rsidR="73B890F9">
              <w:rPr>
                <w:rFonts w:ascii="Roboto" w:hAnsi="Roboto" w:eastAsia="Source Sans Pro" w:cs="" w:asciiTheme="minorAscii" w:hAnsiTheme="minorAscii" w:cstheme="minorBidi"/>
                <w:sz w:val="20"/>
                <w:szCs w:val="20"/>
              </w:rPr>
              <w:t>[Built-in email form for prospects]</w:t>
            </w:r>
            <w:r w:rsidRPr="73B890F9" w:rsidR="73B890F9">
              <w:rPr>
                <w:rFonts w:ascii="Roboto" w:hAnsi="Roboto" w:cs="Arial" w:asciiTheme="minorAscii" w:hAnsiTheme="minorAscii"/>
                <w:b w:val="1"/>
                <w:bCs w:val="1"/>
                <w:sz w:val="20"/>
                <w:szCs w:val="20"/>
              </w:rPr>
              <w:t xml:space="preserve"> </w:t>
            </w:r>
          </w:p>
          <w:p w:rsidR="73B890F9" w:rsidP="73B890F9" w:rsidRDefault="73B890F9" w14:paraId="604AC341" w14:textId="6B4FD97B">
            <w:pPr>
              <w:pStyle w:val="pf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</w:p>
          <w:p w:rsidRPr="008C0222" w:rsidR="008C0222" w:rsidP="16DBD97A" w:rsidRDefault="008C0222" w14:paraId="4C83A8E0" w14:textId="18F80662">
            <w:pPr>
              <w:pStyle w:val="pf0"/>
              <w:rPr>
                <w:del w:author="Amy Kenly" w:date="2022-11-21T04:42:30.81Z" w:id="1890742206"/>
                <w:rFonts w:ascii="Roboto" w:hAnsi="Roboto" w:cs="Arial" w:asciiTheme="minorAscii" w:hAnsiTheme="minorAscii"/>
                <w:sz w:val="20"/>
                <w:szCs w:val="20"/>
              </w:rPr>
            </w:pPr>
            <w:r w:rsidRPr="16DBD97A" w:rsidR="16DBD97A">
              <w:rPr>
                <w:rFonts w:ascii="Roboto" w:hAnsi="Roboto" w:cs="Arial" w:asciiTheme="minorAscii" w:hAnsiTheme="minorAscii"/>
                <w:b w:val="1"/>
                <w:bCs w:val="1"/>
                <w:sz w:val="20"/>
                <w:szCs w:val="20"/>
              </w:rPr>
              <w:t>Join Our Team</w:t>
            </w:r>
            <w:r w:rsidRPr="16DBD97A" w:rsidR="16DBD97A">
              <w:rPr>
                <w:rFonts w:ascii="Roboto" w:hAnsi="Roboto" w:cs="Arial" w:asciiTheme="minorAscii" w:hAnsiTheme="minorAscii"/>
                <w:b w:val="1"/>
                <w:bCs w:val="1"/>
                <w:sz w:val="20"/>
                <w:szCs w:val="20"/>
              </w:rPr>
              <w:t xml:space="preserve"> to Accelerate Your Growth</w:t>
            </w:r>
            <w:r>
              <w:br/>
            </w:r>
            <w:r w:rsidRPr="16DBD97A" w:rsidR="16DBD97A">
              <w:rPr>
                <w:rFonts w:ascii="Roboto" w:hAnsi="Roboto" w:eastAsia="Source Sans Pro" w:cs="" w:asciiTheme="minorAscii" w:hAnsiTheme="minorAscii" w:cstheme="minorBidi"/>
                <w:sz w:val="20"/>
                <w:szCs w:val="20"/>
              </w:rPr>
              <w:t>[Built-in email form for talent]</w:t>
            </w:r>
          </w:p>
          <w:p w:rsidRPr="008C0222" w:rsidR="00EF1F18" w:rsidP="16DBD97A" w:rsidRDefault="008C0222" w14:paraId="497A9722" w14:textId="02D00840">
            <w:pPr>
              <w:pStyle w:val="pf0"/>
              <w:rPr>
                <w:rFonts w:ascii="Roboto" w:hAnsi="Roboto" w:eastAsia="Source Sans Pro" w:cs="" w:asciiTheme="minorAscii" w:hAnsiTheme="minorAscii" w:cstheme="minorBidi"/>
                <w:sz w:val="20"/>
                <w:szCs w:val="20"/>
              </w:rPr>
            </w:pPr>
          </w:p>
        </w:tc>
      </w:tr>
      <w:tr w:rsidR="00D46B0D" w:rsidTr="73B890F9" w14:paraId="475E7CED" w14:textId="77777777">
        <w:trPr>
          <w:trHeight w:val="19"/>
        </w:trPr>
        <w:tc>
          <w:tcPr>
            <w:tcW w:w="9350" w:type="dxa"/>
            <w:gridSpan w:val="2"/>
            <w:shd w:val="clear" w:color="auto" w:fill="11207F" w:themeFill="accent1"/>
            <w:tcMar/>
          </w:tcPr>
          <w:p w:rsidR="00D46B0D" w:rsidP="009332B3" w:rsidRDefault="004B0906" w14:paraId="5266A897" w14:textId="77777777">
            <w:pPr>
              <w:pStyle w:val="InstructionSection"/>
            </w:pPr>
            <w:r>
              <w:lastRenderedPageBreak/>
              <w:t>SEO</w:t>
            </w:r>
          </w:p>
        </w:tc>
      </w:tr>
      <w:tr w:rsidR="00D46B0D" w:rsidTr="73B890F9" w14:paraId="23E2B977" w14:textId="77777777">
        <w:tc>
          <w:tcPr>
            <w:tcW w:w="224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</w:tcPr>
          <w:p w:rsidR="00D46B0D" w:rsidP="009332B3" w:rsidRDefault="004B0906" w14:paraId="0EEB624C" w14:textId="77777777">
            <w:pPr>
              <w:pStyle w:val="InstructionLabel"/>
            </w:pPr>
            <w:r>
              <w:t>Relevant Keywords</w:t>
            </w:r>
          </w:p>
        </w:tc>
        <w:tc>
          <w:tcPr>
            <w:tcW w:w="71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</w:tcPr>
          <w:p w:rsidRPr="00723F5B" w:rsidR="00D46B0D" w:rsidRDefault="00D46B0D" w14:paraId="7726BB0C" w14:textId="77777777">
            <w:pPr>
              <w:rPr>
                <w:rFonts w:eastAsia="Source Sans Pro" w:cstheme="minorHAnsi"/>
              </w:rPr>
            </w:pPr>
          </w:p>
        </w:tc>
      </w:tr>
      <w:tr w:rsidR="00D46B0D" w:rsidTr="73B890F9" w14:paraId="299B2122" w14:textId="77777777">
        <w:tc>
          <w:tcPr>
            <w:tcW w:w="224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</w:tcPr>
          <w:p w:rsidR="00D46B0D" w:rsidP="009332B3" w:rsidRDefault="004B0906" w14:paraId="4BF1D8AE" w14:textId="77777777">
            <w:pPr>
              <w:pStyle w:val="InstructionLabel"/>
            </w:pPr>
            <w:r>
              <w:t>SEO Title</w:t>
            </w:r>
          </w:p>
          <w:p w:rsidR="00D46B0D" w:rsidP="009332B3" w:rsidRDefault="004B0906" w14:paraId="18126BDF" w14:textId="77777777">
            <w:pPr>
              <w:pStyle w:val="InstructionDescription"/>
            </w:pPr>
            <w:r>
              <w:t>50-character limit</w:t>
            </w:r>
          </w:p>
        </w:tc>
        <w:tc>
          <w:tcPr>
            <w:tcW w:w="71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</w:tcPr>
          <w:p w:rsidRPr="00723F5B" w:rsidR="00D46B0D" w:rsidRDefault="00D46B0D" w14:paraId="15C109A1" w14:textId="77777777">
            <w:pPr>
              <w:rPr>
                <w:rFonts w:eastAsia="Source Sans Pro" w:cstheme="minorHAnsi"/>
              </w:rPr>
            </w:pPr>
          </w:p>
        </w:tc>
      </w:tr>
      <w:tr w:rsidR="00D46B0D" w:rsidTr="73B890F9" w14:paraId="13DAC493" w14:textId="77777777">
        <w:tc>
          <w:tcPr>
            <w:tcW w:w="224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</w:tcPr>
          <w:p w:rsidR="00D46B0D" w:rsidP="009332B3" w:rsidRDefault="004B0906" w14:paraId="3F52DF4E" w14:textId="77777777">
            <w:pPr>
              <w:pStyle w:val="InstructionLabel"/>
            </w:pPr>
            <w:r>
              <w:t>SEO Description</w:t>
            </w:r>
          </w:p>
          <w:p w:rsidR="00D46B0D" w:rsidP="009332B3" w:rsidRDefault="004B0906" w14:paraId="694D97E3" w14:textId="77777777">
            <w:pPr>
              <w:pStyle w:val="InstructionDescription"/>
            </w:pPr>
            <w:r>
              <w:t>160-character limit</w:t>
            </w:r>
          </w:p>
        </w:tc>
        <w:tc>
          <w:tcPr>
            <w:tcW w:w="710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/>
          </w:tcPr>
          <w:p w:rsidR="00D46B0D" w:rsidRDefault="00D46B0D" w14:paraId="60C8D686" w14:textId="77777777">
            <w:pPr>
              <w:rPr>
                <w:rFonts w:ascii="Source Sans Pro" w:hAnsi="Source Sans Pro" w:eastAsia="Source Sans Pro" w:cs="Source Sans Pro"/>
              </w:rPr>
            </w:pPr>
          </w:p>
        </w:tc>
      </w:tr>
    </w:tbl>
    <w:p w:rsidR="00541777" w:rsidRDefault="00541777" w14:paraId="7D3022AD" w14:textId="3C92C1E6">
      <w:pPr>
        <w:spacing w:line="240" w:lineRule="auto"/>
        <w:rPr>
          <w:rFonts w:ascii="Calibri" w:hAnsi="Calibri"/>
        </w:rPr>
      </w:pPr>
    </w:p>
    <w:sectPr w:rsidR="00541777">
      <w:headerReference w:type="default" r:id="rId12"/>
      <w:footerReference w:type="default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488BEE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720D16E" w16cex:dateUtc="2022-11-17T21:27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488BEE0" w16cid:durableId="2720D16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04B7" w:rsidP="00B8478F" w:rsidRDefault="00DB04B7" w14:paraId="527E6954" w14:textId="77777777">
      <w:pPr>
        <w:spacing w:line="240" w:lineRule="auto"/>
      </w:pPr>
      <w:r>
        <w:separator/>
      </w:r>
    </w:p>
  </w:endnote>
  <w:endnote w:type="continuationSeparator" w:id="0">
    <w:p w:rsidR="00DB04B7" w:rsidP="00B8478F" w:rsidRDefault="00DB04B7" w14:paraId="2D276E6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(Headings)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AFA8FF" w:rsidTr="00FA0AE5" w14:paraId="5BA3FC5C" w14:textId="77777777">
      <w:tc>
        <w:tcPr>
          <w:tcW w:w="3120" w:type="dxa"/>
        </w:tcPr>
        <w:p w:rsidR="68AFA8FF" w:rsidP="1218928A" w:rsidRDefault="68AFA8FF" w14:paraId="1022FA6C" w14:textId="0B543082">
          <w:pPr>
            <w:pStyle w:val="Header"/>
            <w:ind w:left="-115"/>
            <w:rPr>
              <w:rFonts w:ascii="Roboto" w:hAnsi="Roboto"/>
            </w:rPr>
          </w:pPr>
        </w:p>
      </w:tc>
      <w:tc>
        <w:tcPr>
          <w:tcW w:w="3120" w:type="dxa"/>
        </w:tcPr>
        <w:p w:rsidR="68AFA8FF" w:rsidP="1218928A" w:rsidRDefault="68AFA8FF" w14:paraId="5B50C7C2" w14:textId="1422A7FD">
          <w:pPr>
            <w:pStyle w:val="Header"/>
            <w:jc w:val="center"/>
            <w:rPr>
              <w:rFonts w:ascii="Roboto" w:hAnsi="Roboto"/>
            </w:rPr>
          </w:pPr>
        </w:p>
      </w:tc>
      <w:tc>
        <w:tcPr>
          <w:tcW w:w="3120" w:type="dxa"/>
        </w:tcPr>
        <w:p w:rsidR="68AFA8FF" w:rsidP="1218928A" w:rsidRDefault="68AFA8FF" w14:paraId="5DE411A4" w14:textId="7F0C8272">
          <w:pPr>
            <w:pStyle w:val="Header"/>
            <w:ind w:right="-115"/>
            <w:jc w:val="right"/>
            <w:rPr>
              <w:rFonts w:ascii="Roboto" w:hAnsi="Roboto"/>
            </w:rPr>
          </w:pPr>
        </w:p>
      </w:tc>
    </w:tr>
  </w:tbl>
  <w:p w:rsidR="68AFA8FF" w:rsidP="1218928A" w:rsidRDefault="68AFA8FF" w14:paraId="38202734" w14:textId="731B142B">
    <w:pPr>
      <w:pStyle w:val="Footer"/>
      <w:rPr>
        <w:rFonts w:ascii="Roboto" w:hAnsi="Robo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04B7" w:rsidP="00B8478F" w:rsidRDefault="00DB04B7" w14:paraId="1ED6B4DD" w14:textId="77777777">
      <w:pPr>
        <w:spacing w:line="240" w:lineRule="auto"/>
      </w:pPr>
      <w:r>
        <w:separator/>
      </w:r>
    </w:p>
  </w:footnote>
  <w:footnote w:type="continuationSeparator" w:id="0">
    <w:p w:rsidR="00DB04B7" w:rsidP="00B8478F" w:rsidRDefault="00DB04B7" w14:paraId="4DCAC5D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AFA8FF" w:rsidTr="00FA0AE5" w14:paraId="241B8CD9" w14:textId="77777777">
      <w:tc>
        <w:tcPr>
          <w:tcW w:w="3120" w:type="dxa"/>
        </w:tcPr>
        <w:p w:rsidR="68AFA8FF" w:rsidP="1218928A" w:rsidRDefault="68AFA8FF" w14:paraId="04CB363A" w14:textId="1D77E47C">
          <w:pPr>
            <w:pStyle w:val="Header"/>
            <w:ind w:left="-115"/>
            <w:rPr>
              <w:rFonts w:ascii="Roboto" w:hAnsi="Roboto"/>
            </w:rPr>
          </w:pPr>
        </w:p>
      </w:tc>
      <w:tc>
        <w:tcPr>
          <w:tcW w:w="3120" w:type="dxa"/>
        </w:tcPr>
        <w:p w:rsidR="68AFA8FF" w:rsidP="1218928A" w:rsidRDefault="68AFA8FF" w14:paraId="2D58448A" w14:textId="0A536AA8">
          <w:pPr>
            <w:pStyle w:val="Header"/>
            <w:jc w:val="center"/>
            <w:rPr>
              <w:rFonts w:ascii="Roboto" w:hAnsi="Roboto"/>
            </w:rPr>
          </w:pPr>
        </w:p>
      </w:tc>
      <w:tc>
        <w:tcPr>
          <w:tcW w:w="3120" w:type="dxa"/>
        </w:tcPr>
        <w:p w:rsidR="68AFA8FF" w:rsidP="1218928A" w:rsidRDefault="68AFA8FF" w14:paraId="475EA1A4" w14:textId="045212B8">
          <w:pPr>
            <w:pStyle w:val="Header"/>
            <w:ind w:right="-115"/>
            <w:jc w:val="right"/>
            <w:rPr>
              <w:rFonts w:ascii="Roboto" w:hAnsi="Roboto"/>
            </w:rPr>
          </w:pPr>
        </w:p>
      </w:tc>
    </w:tr>
  </w:tbl>
  <w:p w:rsidR="68AFA8FF" w:rsidP="1218928A" w:rsidRDefault="68AFA8FF" w14:paraId="5F0C02A4" w14:textId="087862BD">
    <w:pPr>
      <w:pStyle w:val="Header"/>
      <w:rPr>
        <w:rFonts w:ascii="Roboto" w:hAnsi="Robot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">
    <w:nsid w:val="24ab7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e193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b5a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2A17A02"/>
    <w:multiLevelType w:val="hybridMultilevel"/>
    <w:tmpl w:val="CE68F6F4"/>
    <w:lvl w:ilvl="0" w:tplc="EEB05E6C">
      <w:start w:val="1"/>
      <w:numFmt w:val="bullet"/>
      <w:lvlText w:val="-"/>
      <w:lvlJc w:val="left"/>
      <w:pPr>
        <w:ind w:left="720" w:hanging="360"/>
      </w:pPr>
      <w:rPr>
        <w:rFonts w:hint="default" w:ascii="Roboto" w:hAnsi="Roboto" w:eastAsia="Source Sans Pro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3F91ED4"/>
    <w:multiLevelType w:val="multilevel"/>
    <w:tmpl w:val="D9B6D1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5">
    <w:abstractNumId w:val="4"/>
  </w:num>
  <w:num w:numId="4">
    <w:abstractNumId w:val="3"/>
  </w:num>
  <w:num w:numId="3">
    <w:abstractNumId w:val="2"/>
  </w:num>
  <w:num w:numId="1" w16cid:durableId="1174875976">
    <w:abstractNumId w:val="1"/>
  </w:num>
  <w:num w:numId="2" w16cid:durableId="755251433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tru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Q0tTQzMDe0MDIyMzFW0lEKTi0uzszPAykwrgUAqna2OywAAAA="/>
  </w:docVars>
  <w:rsids>
    <w:rsidRoot w:val="00D46B0D"/>
    <w:rsid w:val="000F561D"/>
    <w:rsid w:val="00197F11"/>
    <w:rsid w:val="001F24F0"/>
    <w:rsid w:val="001F2B69"/>
    <w:rsid w:val="001F511E"/>
    <w:rsid w:val="004B0906"/>
    <w:rsid w:val="00541777"/>
    <w:rsid w:val="00591147"/>
    <w:rsid w:val="00592980"/>
    <w:rsid w:val="0061286A"/>
    <w:rsid w:val="00636A1C"/>
    <w:rsid w:val="00657181"/>
    <w:rsid w:val="00717AE3"/>
    <w:rsid w:val="00723F5B"/>
    <w:rsid w:val="0073559D"/>
    <w:rsid w:val="00735929"/>
    <w:rsid w:val="0077759A"/>
    <w:rsid w:val="007C2537"/>
    <w:rsid w:val="007D1901"/>
    <w:rsid w:val="008C0222"/>
    <w:rsid w:val="009238AE"/>
    <w:rsid w:val="009332B3"/>
    <w:rsid w:val="009547EF"/>
    <w:rsid w:val="00981881"/>
    <w:rsid w:val="009A616F"/>
    <w:rsid w:val="009E1077"/>
    <w:rsid w:val="00B11890"/>
    <w:rsid w:val="00B8478F"/>
    <w:rsid w:val="00CC792F"/>
    <w:rsid w:val="00D029BF"/>
    <w:rsid w:val="00D439B4"/>
    <w:rsid w:val="00D46B0D"/>
    <w:rsid w:val="00D51154"/>
    <w:rsid w:val="00DB04B7"/>
    <w:rsid w:val="00E05D06"/>
    <w:rsid w:val="00E919A2"/>
    <w:rsid w:val="00EF1F18"/>
    <w:rsid w:val="00F168B1"/>
    <w:rsid w:val="00FA0AE5"/>
    <w:rsid w:val="0C639622"/>
    <w:rsid w:val="1218928A"/>
    <w:rsid w:val="12A34747"/>
    <w:rsid w:val="16DBD97A"/>
    <w:rsid w:val="1AB062D6"/>
    <w:rsid w:val="2E12DCBB"/>
    <w:rsid w:val="3E99D5F9"/>
    <w:rsid w:val="4267F4C8"/>
    <w:rsid w:val="68AFA8FF"/>
    <w:rsid w:val="73B89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134A"/>
  <w15:docId w15:val="{ED56EA6E-5089-5245-BC2A-82C707B3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A34B7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8478F"/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rPr>
      <w:i/>
    </w:rPr>
  </w:style>
  <w:style w:type="table" w:styleId="a" w:customStyle="1">
    <w:basedOn w:val="TableNormal"/>
    <w:tblPr>
      <w:tblStyleRowBandSize w:val="1"/>
      <w:tblStyleColBandSize w:val="1"/>
      <w:tblCellMar>
        <w:top w:w="115" w:type="dxa"/>
        <w:bottom w:w="115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15" w:type="dxa"/>
        <w:bottom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2" w:customStyle="1">
    <w:name w:val="Normal2"/>
    <w:rsid w:val="007714C9"/>
    <w:pPr>
      <w:spacing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082724"/>
    <w:rPr>
      <w:color w:val="202C9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72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25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26F3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826F3"/>
  </w:style>
  <w:style w:type="paragraph" w:styleId="Footer">
    <w:name w:val="footer"/>
    <w:basedOn w:val="Normal"/>
    <w:link w:val="FooterChar"/>
    <w:uiPriority w:val="99"/>
    <w:unhideWhenUsed/>
    <w:rsid w:val="001826F3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826F3"/>
  </w:style>
  <w:style w:type="paragraph" w:styleId="InstructionLabel" w:customStyle="1">
    <w:name w:val="Instruction Label"/>
    <w:basedOn w:val="Normal"/>
    <w:next w:val="InstructionDescription"/>
    <w:qFormat/>
    <w:rsid w:val="001826F3"/>
    <w:pPr>
      <w:spacing w:line="240" w:lineRule="auto"/>
    </w:pPr>
    <w:rPr>
      <w:rFonts w:cs="Calibri (Headings)" w:asciiTheme="majorHAnsi" w:hAnsiTheme="majorHAnsi"/>
      <w:b/>
      <w:i/>
      <w:caps/>
      <w:color w:val="11207F" w:themeColor="accent1"/>
      <w:sz w:val="15"/>
      <w:szCs w:val="18"/>
    </w:rPr>
  </w:style>
  <w:style w:type="paragraph" w:styleId="InstructionDescription" w:customStyle="1">
    <w:name w:val="Instruction Description"/>
    <w:basedOn w:val="Normal"/>
    <w:qFormat/>
    <w:rsid w:val="001B40B0"/>
    <w:pPr>
      <w:spacing w:before="60" w:after="60" w:line="240" w:lineRule="auto"/>
    </w:pPr>
    <w:rPr>
      <w:rFonts w:asciiTheme="majorHAnsi" w:hAnsiTheme="majorHAnsi" w:cstheme="majorHAnsi"/>
      <w:i/>
      <w:color w:val="11207F" w:themeColor="accent1"/>
      <w:sz w:val="15"/>
      <w:szCs w:val="18"/>
    </w:rPr>
  </w:style>
  <w:style w:type="paragraph" w:styleId="InstructionSection" w:customStyle="1">
    <w:name w:val="Instruction Section"/>
    <w:basedOn w:val="Normal"/>
    <w:qFormat/>
    <w:rsid w:val="001B40B0"/>
    <w:pPr>
      <w:shd w:val="clear" w:color="auto" w:fill="11207F" w:themeFill="accent1"/>
      <w:spacing w:line="240" w:lineRule="auto"/>
    </w:pPr>
    <w:rPr>
      <w:rFonts w:asciiTheme="majorHAnsi" w:hAnsiTheme="majorHAnsi"/>
      <w:b/>
      <w:bCs/>
      <w:i/>
      <w:iCs/>
      <w:caps/>
      <w:color w:val="FFFFFF" w:themeColor="background1"/>
      <w:sz w:val="16"/>
      <w:szCs w:val="15"/>
    </w:rPr>
  </w:style>
  <w:style w:type="table" w:styleId="a1" w:customStyle="1">
    <w:basedOn w:val="TableNormal"/>
    <w:tblPr>
      <w:tblStyleRowBandSize w:val="1"/>
      <w:tblStyleColBandSize w:val="1"/>
      <w:tblCellMar>
        <w:top w:w="115" w:type="dxa"/>
        <w:left w:w="115" w:type="dxa"/>
        <w:bottom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3B0A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7D202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  <w:tblCellMar>
        <w:top w:w="115" w:type="dxa"/>
        <w:left w:w="115" w:type="dxa"/>
        <w:bottom w:w="115" w:type="dxa"/>
        <w:right w:w="115" w:type="dxa"/>
      </w:tblCellMar>
    </w:tblPr>
  </w:style>
  <w:style w:type="table" w:styleId="a3" w:customStyle="1">
    <w:basedOn w:val="TableNormal"/>
    <w:pPr>
      <w:spacing w:line="240" w:lineRule="auto"/>
    </w:pPr>
    <w:tblPr>
      <w:tblStyleRowBandSize w:val="1"/>
      <w:tblStyleColBandSize w:val="1"/>
      <w:tblCellMar>
        <w:top w:w="115" w:type="dxa"/>
        <w:left w:w="115" w:type="dxa"/>
        <w:bottom w:w="115" w:type="dxa"/>
        <w:right w:w="115" w:type="dxa"/>
      </w:tblCellMar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  <w:tblCellMar>
        <w:top w:w="115" w:type="dxa"/>
        <w:left w:w="115" w:type="dxa"/>
        <w:bottom w:w="115" w:type="dxa"/>
        <w:right w:w="115" w:type="dxa"/>
      </w:tblCellMar>
    </w:tblPr>
  </w:style>
  <w:style w:type="table" w:styleId="a5" w:customStyle="1">
    <w:basedOn w:val="TableNormal"/>
    <w:pPr>
      <w:spacing w:line="240" w:lineRule="auto"/>
    </w:pPr>
    <w:tblPr>
      <w:tblStyleRowBandSize w:val="1"/>
      <w:tblStyleColBandSize w:val="1"/>
      <w:tblCellMar>
        <w:top w:w="115" w:type="dxa"/>
        <w:left w:w="115" w:type="dxa"/>
        <w:bottom w:w="115" w:type="dxa"/>
        <w:right w:w="115" w:type="dxa"/>
      </w:tblCellMar>
    </w:tblPr>
  </w:style>
  <w:style w:type="table" w:styleId="a6" w:customStyle="1">
    <w:basedOn w:val="TableNormal"/>
    <w:pPr>
      <w:spacing w:line="240" w:lineRule="auto"/>
    </w:pPr>
    <w:tblPr>
      <w:tblStyleRowBandSize w:val="1"/>
      <w:tblStyleColBandSize w:val="1"/>
      <w:tblCellMar>
        <w:top w:w="115" w:type="dxa"/>
        <w:left w:w="115" w:type="dxa"/>
        <w:bottom w:w="115" w:type="dxa"/>
        <w:right w:w="115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718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7181"/>
    <w:rPr>
      <w:rFonts w:asciiTheme="minorHAnsi" w:hAnsiTheme="minorHAnsi"/>
      <w:b/>
      <w:bCs/>
      <w:sz w:val="20"/>
      <w:szCs w:val="20"/>
    </w:rPr>
  </w:style>
  <w:style w:type="paragraph" w:styleId="pf0" w:customStyle="1">
    <w:name w:val="pf0"/>
    <w:basedOn w:val="Normal"/>
    <w:rsid w:val="006571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cf01" w:customStyle="1">
    <w:name w:val="cf01"/>
    <w:basedOn w:val="DefaultParagraphFont"/>
    <w:rsid w:val="00657181"/>
    <w:rPr>
      <w:rFonts w:hint="default"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168B1"/>
    <w:pPr>
      <w:spacing w:line="240" w:lineRule="auto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Hyperscayle">
      <a:dk1>
        <a:srgbClr val="161616"/>
      </a:dk1>
      <a:lt1>
        <a:srgbClr val="FFFFFF"/>
      </a:lt1>
      <a:dk2>
        <a:srgbClr val="0B105B"/>
      </a:dk2>
      <a:lt2>
        <a:srgbClr val="E8E8E8"/>
      </a:lt2>
      <a:accent1>
        <a:srgbClr val="11207F"/>
      </a:accent1>
      <a:accent2>
        <a:srgbClr val="202C9B"/>
      </a:accent2>
      <a:accent3>
        <a:srgbClr val="F2055C"/>
      </a:accent3>
      <a:accent4>
        <a:srgbClr val="11EAFB"/>
      </a:accent4>
      <a:accent5>
        <a:srgbClr val="01F34F"/>
      </a:accent5>
      <a:accent6>
        <a:srgbClr val="01C3E5"/>
      </a:accent6>
      <a:hlink>
        <a:srgbClr val="202C9B"/>
      </a:hlink>
      <a:folHlink>
        <a:srgbClr val="202C9B"/>
      </a:folHlink>
    </a:clrScheme>
    <a:fontScheme name="Test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nRrr5HyN8k4MG7rUcNNTQ21t6A==">AMUW2mXh5OxV/B7+e/h9NNJUdllBowSXOxTK3rRfgbCosMCJWABosKnzDB/KuyELsSEvs/bimWxijrEd72x/aBudgxK49lW8brUhw/kzZsiWdzwkRBtnca0=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48C5FF7F42654E8BFD9C474085E8D3" ma:contentTypeVersion="19" ma:contentTypeDescription="Create a new document." ma:contentTypeScope="" ma:versionID="913a101e64e13edbacfac83c0f93c015">
  <xsd:schema xmlns:xsd="http://www.w3.org/2001/XMLSchema" xmlns:xs="http://www.w3.org/2001/XMLSchema" xmlns:p="http://schemas.microsoft.com/office/2006/metadata/properties" xmlns:ns2="7da7bdb0-dc76-4f10-9703-507b55c992fc" xmlns:ns3="7c1b799b-9263-4874-b153-9fe32b96900c" targetNamespace="http://schemas.microsoft.com/office/2006/metadata/properties" ma:root="true" ma:fieldsID="a0fa96b220b06b9aab417f097bb1b167" ns2:_="" ns3:_="">
    <xsd:import namespace="7da7bdb0-dc76-4f10-9703-507b55c992fc"/>
    <xsd:import namespace="7c1b799b-9263-4874-b153-9fe32b96900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File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7bdb0-dc76-4f10-9703-507b55c992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40be32b-3948-4603-be26-8bd62e0891cc}" ma:internalName="TaxCatchAll" ma:showField="CatchAllData" ma:web="7da7bdb0-dc76-4f10-9703-507b55c992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b799b-9263-4874-b153-9fe32b9690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4efe893-eb4a-4167-8877-da8b418b88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iles" ma:index="24" nillable="true" ma:displayName="Files" ma:format="Hyperlink" ma:internalName="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s xmlns="7c1b799b-9263-4874-b153-9fe32b96900c">
      <Url xsi:nil="true"/>
      <Description xsi:nil="true"/>
    </Files>
    <lcf76f155ced4ddcb4097134ff3c332f xmlns="7c1b799b-9263-4874-b153-9fe32b96900c">
      <Terms xmlns="http://schemas.microsoft.com/office/infopath/2007/PartnerControls"/>
    </lcf76f155ced4ddcb4097134ff3c332f>
    <TaxCatchAll xmlns="7da7bdb0-dc76-4f10-9703-507b55c992fc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F8D85C0-2869-4906-B7EA-E32F43F1B798}"/>
</file>

<file path=customXml/itemProps3.xml><?xml version="1.0" encoding="utf-8"?>
<ds:datastoreItem xmlns:ds="http://schemas.openxmlformats.org/officeDocument/2006/customXml" ds:itemID="{79C51E79-7217-4961-B982-117999069044}"/>
</file>

<file path=customXml/itemProps4.xml><?xml version="1.0" encoding="utf-8"?>
<ds:datastoreItem xmlns:ds="http://schemas.openxmlformats.org/officeDocument/2006/customXml" ds:itemID="{3B0B2782-6FFB-4A14-BD22-73DB2CC722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Ilieva</dc:creator>
  <cp:lastModifiedBy>Amy Kenly</cp:lastModifiedBy>
  <cp:revision>21</cp:revision>
  <dcterms:created xsi:type="dcterms:W3CDTF">2022-07-01T18:52:00Z</dcterms:created>
  <dcterms:modified xsi:type="dcterms:W3CDTF">2022-11-21T13:57:21Z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0x010100B948C5FF7F42654E8BFD9C474085E8D3</vt:lpwstr>
  </property>
</Properties>
</file>